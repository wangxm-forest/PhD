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7AE73" w14:textId="77777777" w:rsidR="00A43655" w:rsidRDefault="00A43655">
      <w:pPr>
        <w:pStyle w:val="BodyText"/>
        <w:spacing w:before="178"/>
        <w:rPr>
          <w:rFonts w:ascii="Times New Roman"/>
          <w:sz w:val="34"/>
        </w:rPr>
      </w:pPr>
    </w:p>
    <w:p w14:paraId="2D2C32D1" w14:textId="77777777" w:rsidR="00A43655" w:rsidRDefault="003254AF">
      <w:pPr>
        <w:pStyle w:val="Title"/>
        <w:spacing w:line="379" w:lineRule="auto"/>
      </w:pPr>
      <w:r>
        <w:t>‘A Fine Balance’:</w:t>
      </w:r>
      <w:r>
        <w:rPr>
          <w:spacing w:val="40"/>
        </w:rPr>
        <w:t xml:space="preserve"> </w:t>
      </w:r>
      <w:r>
        <w:t>Exploring the Interplay of Reproductive</w:t>
      </w:r>
      <w:r>
        <w:rPr>
          <w:spacing w:val="40"/>
        </w:rPr>
        <w:t xml:space="preserve"> </w:t>
      </w:r>
      <w:r>
        <w:t>Strategies and Growth Dynamics in Trees</w:t>
      </w:r>
    </w:p>
    <w:p w14:paraId="13A648E2" w14:textId="77777777" w:rsidR="00A43655" w:rsidRDefault="003254AF">
      <w:pPr>
        <w:spacing w:before="405" w:line="691" w:lineRule="auto"/>
        <w:ind w:left="3688" w:right="3686"/>
        <w:jc w:val="center"/>
        <w:rPr>
          <w:sz w:val="24"/>
        </w:rPr>
      </w:pPr>
      <w:r>
        <w:rPr>
          <w:w w:val="105"/>
          <w:sz w:val="24"/>
        </w:rPr>
        <w:t>Xiaomao</w:t>
      </w:r>
      <w:r>
        <w:rPr>
          <w:spacing w:val="-7"/>
          <w:w w:val="105"/>
          <w:sz w:val="24"/>
        </w:rPr>
        <w:t xml:space="preserve"> </w:t>
      </w:r>
      <w:r>
        <w:rPr>
          <w:w w:val="105"/>
          <w:sz w:val="24"/>
        </w:rPr>
        <w:t>Wang April 28, 2025</w:t>
      </w:r>
    </w:p>
    <w:p w14:paraId="6D46BF1F" w14:textId="77777777" w:rsidR="00A43655" w:rsidRDefault="00A43655">
      <w:pPr>
        <w:pStyle w:val="BodyText"/>
        <w:spacing w:before="78"/>
        <w:rPr>
          <w:sz w:val="24"/>
        </w:rPr>
      </w:pPr>
    </w:p>
    <w:p w14:paraId="4E1EEADE" w14:textId="77777777" w:rsidR="00A43655" w:rsidRDefault="003254AF">
      <w:pPr>
        <w:pStyle w:val="Heading1"/>
        <w:numPr>
          <w:ilvl w:val="0"/>
          <w:numId w:val="2"/>
        </w:numPr>
        <w:tabs>
          <w:tab w:val="left" w:pos="628"/>
        </w:tabs>
      </w:pPr>
      <w:bookmarkStart w:id="0" w:name="Introduction"/>
      <w:bookmarkEnd w:id="0"/>
      <w:r>
        <w:rPr>
          <w:spacing w:val="-2"/>
          <w:w w:val="120"/>
        </w:rPr>
        <w:t>Introduction</w:t>
      </w:r>
    </w:p>
    <w:p w14:paraId="132521FD" w14:textId="77777777" w:rsidR="00A43655" w:rsidRDefault="00A43655">
      <w:pPr>
        <w:pStyle w:val="BodyText"/>
        <w:spacing w:before="214"/>
        <w:rPr>
          <w:b/>
          <w:sz w:val="28"/>
        </w:rPr>
      </w:pPr>
    </w:p>
    <w:p w14:paraId="1295AA80" w14:textId="77777777" w:rsidR="00A43655" w:rsidRDefault="003254AF">
      <w:pPr>
        <w:pStyle w:val="BodyText"/>
        <w:spacing w:line="362" w:lineRule="auto"/>
        <w:ind w:left="143" w:right="140"/>
        <w:jc w:val="both"/>
      </w:pPr>
      <w:r>
        <w:rPr>
          <w:w w:val="105"/>
        </w:rPr>
        <w:t>The fundamental processes in a plant’s life cycle—growth, reproduction, defense—all compete for the same resources.</w:t>
      </w:r>
      <w:r>
        <w:rPr>
          <w:spacing w:val="40"/>
          <w:w w:val="105"/>
        </w:rPr>
        <w:t xml:space="preserve"> </w:t>
      </w:r>
      <w:r>
        <w:rPr>
          <w:w w:val="105"/>
        </w:rPr>
        <w:t>Plants must apply trade-offs to maximize their fitness when resources are limited.</w:t>
      </w:r>
      <w:r>
        <w:rPr>
          <w:spacing w:val="40"/>
          <w:w w:val="105"/>
        </w:rPr>
        <w:t xml:space="preserve"> </w:t>
      </w:r>
      <w:r>
        <w:rPr>
          <w:w w:val="105"/>
        </w:rPr>
        <w:t xml:space="preserve">One of the most significant of these is the growth-reproduction trade-off, which is influenced by both environmental conditions and a plant’s life history strategy </w:t>
      </w:r>
      <w:hyperlink w:anchor="_bookmark28" w:history="1">
        <w:r w:rsidR="00A43655">
          <w:rPr>
            <w:w w:val="105"/>
          </w:rPr>
          <w:t>(Grime,</w:t>
        </w:r>
      </w:hyperlink>
      <w:r>
        <w:rPr>
          <w:w w:val="105"/>
        </w:rPr>
        <w:t xml:space="preserve"> </w:t>
      </w:r>
      <w:hyperlink w:anchor="_bookmark28" w:history="1">
        <w:r w:rsidR="00A43655">
          <w:rPr>
            <w:w w:val="105"/>
          </w:rPr>
          <w:t>1977;</w:t>
        </w:r>
      </w:hyperlink>
      <w:r>
        <w:rPr>
          <w:w w:val="105"/>
        </w:rPr>
        <w:t xml:space="preserve"> </w:t>
      </w:r>
      <w:hyperlink w:anchor="_bookmark63" w:history="1">
        <w:r w:rsidR="00A43655">
          <w:rPr>
            <w:w w:val="105"/>
          </w:rPr>
          <w:t>Stearns,</w:t>
        </w:r>
      </w:hyperlink>
      <w:r>
        <w:rPr>
          <w:spacing w:val="-6"/>
          <w:w w:val="105"/>
        </w:rPr>
        <w:t xml:space="preserve"> </w:t>
      </w:r>
      <w:hyperlink w:anchor="_bookmark63" w:history="1">
        <w:r w:rsidR="00A43655">
          <w:rPr>
            <w:w w:val="105"/>
          </w:rPr>
          <w:t>1998).</w:t>
        </w:r>
      </w:hyperlink>
      <w:r>
        <w:rPr>
          <w:spacing w:val="20"/>
          <w:w w:val="105"/>
        </w:rPr>
        <w:t xml:space="preserve"> </w:t>
      </w:r>
      <w:r>
        <w:rPr>
          <w:w w:val="105"/>
        </w:rPr>
        <w:t>In</w:t>
      </w:r>
      <w:r>
        <w:rPr>
          <w:spacing w:val="-6"/>
          <w:w w:val="105"/>
        </w:rPr>
        <w:t xml:space="preserve"> </w:t>
      </w:r>
      <w:r>
        <w:rPr>
          <w:w w:val="105"/>
        </w:rPr>
        <w:t>resource-rich</w:t>
      </w:r>
      <w:r>
        <w:rPr>
          <w:spacing w:val="-6"/>
          <w:w w:val="105"/>
        </w:rPr>
        <w:t xml:space="preserve"> </w:t>
      </w:r>
      <w:r>
        <w:rPr>
          <w:w w:val="105"/>
        </w:rPr>
        <w:t>environments,</w:t>
      </w:r>
      <w:r>
        <w:rPr>
          <w:spacing w:val="-4"/>
          <w:w w:val="105"/>
        </w:rPr>
        <w:t xml:space="preserve"> </w:t>
      </w:r>
      <w:r>
        <w:rPr>
          <w:w w:val="105"/>
        </w:rPr>
        <w:t>plants</w:t>
      </w:r>
      <w:r>
        <w:rPr>
          <w:spacing w:val="-6"/>
          <w:w w:val="105"/>
        </w:rPr>
        <w:t xml:space="preserve"> </w:t>
      </w:r>
      <w:r>
        <w:rPr>
          <w:w w:val="105"/>
        </w:rPr>
        <w:t>are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allocate</w:t>
      </w:r>
      <w:r>
        <w:rPr>
          <w:spacing w:val="-6"/>
          <w:w w:val="105"/>
        </w:rPr>
        <w:t xml:space="preserve"> </w:t>
      </w:r>
      <w:r>
        <w:rPr>
          <w:w w:val="105"/>
        </w:rPr>
        <w:t>resources</w:t>
      </w:r>
      <w:r>
        <w:rPr>
          <w:spacing w:val="-6"/>
          <w:w w:val="105"/>
        </w:rPr>
        <w:t xml:space="preserve"> </w:t>
      </w:r>
      <w:r>
        <w:rPr>
          <w:w w:val="105"/>
        </w:rPr>
        <w:t>both</w:t>
      </w:r>
      <w:r>
        <w:rPr>
          <w:spacing w:val="-6"/>
          <w:w w:val="105"/>
        </w:rPr>
        <w:t xml:space="preserve"> </w:t>
      </w:r>
      <w:r>
        <w:rPr>
          <w:w w:val="105"/>
        </w:rPr>
        <w:t>to</w:t>
      </w:r>
      <w:r>
        <w:rPr>
          <w:spacing w:val="-6"/>
          <w:w w:val="105"/>
        </w:rPr>
        <w:t xml:space="preserve"> </w:t>
      </w:r>
      <w:r>
        <w:rPr>
          <w:w w:val="105"/>
        </w:rPr>
        <w:t>rapid growth</w:t>
      </w:r>
      <w:r>
        <w:rPr>
          <w:spacing w:val="-14"/>
          <w:w w:val="105"/>
        </w:rPr>
        <w:t xml:space="preserve"> </w:t>
      </w:r>
      <w:r>
        <w:rPr>
          <w:w w:val="105"/>
        </w:rPr>
        <w:t>and</w:t>
      </w:r>
      <w:r>
        <w:rPr>
          <w:spacing w:val="-13"/>
          <w:w w:val="105"/>
        </w:rPr>
        <w:t xml:space="preserve"> </w:t>
      </w:r>
      <w:r>
        <w:rPr>
          <w:w w:val="105"/>
        </w:rPr>
        <w:t>reproduction,</w:t>
      </w:r>
      <w:r>
        <w:rPr>
          <w:spacing w:val="-12"/>
          <w:w w:val="105"/>
        </w:rPr>
        <w:t xml:space="preserve"> </w:t>
      </w:r>
      <w:r>
        <w:rPr>
          <w:w w:val="105"/>
        </w:rPr>
        <w:t>while</w:t>
      </w:r>
      <w:r>
        <w:rPr>
          <w:spacing w:val="-13"/>
          <w:w w:val="105"/>
        </w:rPr>
        <w:t xml:space="preserve"> </w:t>
      </w:r>
      <w:r>
        <w:rPr>
          <w:w w:val="105"/>
        </w:rPr>
        <w:t>in</w:t>
      </w:r>
      <w:r>
        <w:rPr>
          <w:spacing w:val="-13"/>
          <w:w w:val="105"/>
        </w:rPr>
        <w:t xml:space="preserve"> </w:t>
      </w:r>
      <w:r>
        <w:rPr>
          <w:w w:val="105"/>
        </w:rPr>
        <w:t>resource-poor</w:t>
      </w:r>
      <w:r>
        <w:rPr>
          <w:spacing w:val="-13"/>
          <w:w w:val="105"/>
        </w:rPr>
        <w:t xml:space="preserve"> </w:t>
      </w:r>
      <w:r>
        <w:rPr>
          <w:w w:val="105"/>
        </w:rPr>
        <w:t>environments,</w:t>
      </w:r>
      <w:r>
        <w:rPr>
          <w:spacing w:val="-11"/>
          <w:w w:val="105"/>
        </w:rPr>
        <w:t xml:space="preserve"> </w:t>
      </w:r>
      <w:r>
        <w:rPr>
          <w:w w:val="105"/>
        </w:rPr>
        <w:t>plants</w:t>
      </w:r>
      <w:r>
        <w:rPr>
          <w:spacing w:val="-14"/>
          <w:w w:val="105"/>
        </w:rPr>
        <w:t xml:space="preserve"> </w:t>
      </w:r>
      <w:r>
        <w:rPr>
          <w:w w:val="105"/>
        </w:rPr>
        <w:t>often</w:t>
      </w:r>
      <w:r>
        <w:rPr>
          <w:spacing w:val="-13"/>
          <w:w w:val="105"/>
        </w:rPr>
        <w:t xml:space="preserve"> </w:t>
      </w:r>
      <w:r>
        <w:rPr>
          <w:w w:val="105"/>
        </w:rPr>
        <w:t>face</w:t>
      </w:r>
      <w:r>
        <w:rPr>
          <w:spacing w:val="-13"/>
          <w:w w:val="105"/>
        </w:rPr>
        <w:t xml:space="preserve"> </w:t>
      </w:r>
      <w:r>
        <w:rPr>
          <w:w w:val="105"/>
        </w:rPr>
        <w:t>a</w:t>
      </w:r>
      <w:r>
        <w:rPr>
          <w:spacing w:val="-12"/>
          <w:w w:val="105"/>
        </w:rPr>
        <w:t xml:space="preserve"> </w:t>
      </w:r>
      <w:r>
        <w:rPr>
          <w:w w:val="105"/>
        </w:rPr>
        <w:t>decision:</w:t>
      </w:r>
      <w:r>
        <w:rPr>
          <w:spacing w:val="8"/>
          <w:w w:val="105"/>
        </w:rPr>
        <w:t xml:space="preserve"> </w:t>
      </w:r>
      <w:r>
        <w:rPr>
          <w:w w:val="105"/>
        </w:rPr>
        <w:t>they can either allocate resources to growth, ensuring their long-term survival, or they can invest in reproduction,</w:t>
      </w:r>
      <w:r>
        <w:rPr>
          <w:spacing w:val="40"/>
          <w:w w:val="105"/>
        </w:rPr>
        <w:t xml:space="preserve"> </w:t>
      </w:r>
      <w:r>
        <w:rPr>
          <w:w w:val="105"/>
        </w:rPr>
        <w:t>which</w:t>
      </w:r>
      <w:r>
        <w:rPr>
          <w:spacing w:val="36"/>
          <w:w w:val="105"/>
        </w:rPr>
        <w:t xml:space="preserve"> </w:t>
      </w:r>
      <w:r>
        <w:rPr>
          <w:w w:val="105"/>
        </w:rPr>
        <w:t>may</w:t>
      </w:r>
      <w:r>
        <w:rPr>
          <w:spacing w:val="36"/>
          <w:w w:val="105"/>
        </w:rPr>
        <w:t xml:space="preserve"> </w:t>
      </w:r>
      <w:r>
        <w:rPr>
          <w:w w:val="105"/>
        </w:rPr>
        <w:t>come</w:t>
      </w:r>
      <w:r>
        <w:rPr>
          <w:spacing w:val="36"/>
          <w:w w:val="105"/>
        </w:rPr>
        <w:t xml:space="preserve"> </w:t>
      </w:r>
      <w:r>
        <w:rPr>
          <w:w w:val="105"/>
        </w:rPr>
        <w:t>at</w:t>
      </w:r>
      <w:r>
        <w:rPr>
          <w:spacing w:val="36"/>
          <w:w w:val="105"/>
        </w:rPr>
        <w:t xml:space="preserve"> </w:t>
      </w:r>
      <w:r>
        <w:rPr>
          <w:w w:val="105"/>
        </w:rPr>
        <w:t>the</w:t>
      </w:r>
      <w:r>
        <w:rPr>
          <w:spacing w:val="36"/>
          <w:w w:val="105"/>
        </w:rPr>
        <w:t xml:space="preserve"> </w:t>
      </w:r>
      <w:r>
        <w:rPr>
          <w:w w:val="105"/>
        </w:rPr>
        <w:t>expense</w:t>
      </w:r>
      <w:r>
        <w:rPr>
          <w:spacing w:val="36"/>
          <w:w w:val="105"/>
        </w:rPr>
        <w:t xml:space="preserve"> </w:t>
      </w:r>
      <w:r>
        <w:rPr>
          <w:w w:val="105"/>
        </w:rPr>
        <w:t>of</w:t>
      </w:r>
      <w:r>
        <w:rPr>
          <w:spacing w:val="36"/>
          <w:w w:val="105"/>
        </w:rPr>
        <w:t xml:space="preserve"> </w:t>
      </w:r>
      <w:r>
        <w:rPr>
          <w:w w:val="105"/>
        </w:rPr>
        <w:t>growth</w:t>
      </w:r>
      <w:r>
        <w:rPr>
          <w:spacing w:val="36"/>
          <w:w w:val="105"/>
        </w:rPr>
        <w:t xml:space="preserve"> </w:t>
      </w:r>
      <w:hyperlink w:anchor="_bookmark9" w:history="1">
        <w:r w:rsidR="00A43655">
          <w:rPr>
            <w:w w:val="105"/>
          </w:rPr>
          <w:t>(Bazzaz,</w:t>
        </w:r>
      </w:hyperlink>
      <w:r>
        <w:rPr>
          <w:spacing w:val="36"/>
          <w:w w:val="105"/>
        </w:rPr>
        <w:t xml:space="preserve"> </w:t>
      </w:r>
      <w:hyperlink w:anchor="_bookmark9" w:history="1">
        <w:r w:rsidR="00A43655">
          <w:rPr>
            <w:w w:val="105"/>
          </w:rPr>
          <w:t>1997).</w:t>
        </w:r>
      </w:hyperlink>
      <w:r>
        <w:rPr>
          <w:spacing w:val="80"/>
          <w:w w:val="105"/>
        </w:rPr>
        <w:t xml:space="preserve"> </w:t>
      </w:r>
      <w:r>
        <w:rPr>
          <w:w w:val="105"/>
        </w:rPr>
        <w:t>This</w:t>
      </w:r>
      <w:r>
        <w:rPr>
          <w:spacing w:val="36"/>
          <w:w w:val="105"/>
        </w:rPr>
        <w:t xml:space="preserve"> </w:t>
      </w:r>
      <w:r>
        <w:rPr>
          <w:w w:val="105"/>
        </w:rPr>
        <w:t>trade-off</w:t>
      </w:r>
      <w:r>
        <w:rPr>
          <w:spacing w:val="36"/>
          <w:w w:val="105"/>
        </w:rPr>
        <w:t xml:space="preserve"> </w:t>
      </w:r>
      <w:r>
        <w:rPr>
          <w:w w:val="105"/>
        </w:rPr>
        <w:t>can lead to high variability in reproduction across years, which is manifested as mast seeding, an important reproductive strategy for many plant species (P</w:t>
      </w:r>
      <w:hyperlink w:anchor="_bookmark55" w:history="1">
        <w:r w:rsidR="00A43655">
          <w:rPr>
            <w:w w:val="105"/>
          </w:rPr>
          <w:t xml:space="preserve">earse </w:t>
        </w:r>
        <w:r w:rsidR="00A43655">
          <w:rPr>
            <w:i/>
            <w:w w:val="105"/>
          </w:rPr>
          <w:t>et al.</w:t>
        </w:r>
      </w:hyperlink>
      <w:r>
        <w:rPr>
          <w:w w:val="105"/>
        </w:rPr>
        <w:t xml:space="preserve">, </w:t>
      </w:r>
      <w:hyperlink w:anchor="_bookmark55" w:history="1">
        <w:r w:rsidR="00A43655">
          <w:rPr>
            <w:w w:val="105"/>
          </w:rPr>
          <w:t>2016).</w:t>
        </w:r>
      </w:hyperlink>
    </w:p>
    <w:p w14:paraId="12BA9DD6" w14:textId="77777777" w:rsidR="00A43655" w:rsidRDefault="003254AF">
      <w:pPr>
        <w:pStyle w:val="BodyText"/>
        <w:spacing w:before="228" w:line="362" w:lineRule="auto"/>
        <w:ind w:left="143" w:right="139"/>
        <w:jc w:val="both"/>
      </w:pPr>
      <w:r>
        <w:rPr>
          <w:w w:val="105"/>
        </w:rPr>
        <w:t>Mast</w:t>
      </w:r>
      <w:r>
        <w:rPr>
          <w:spacing w:val="-7"/>
          <w:w w:val="105"/>
        </w:rPr>
        <w:t xml:space="preserve"> </w:t>
      </w:r>
      <w:r>
        <w:rPr>
          <w:w w:val="105"/>
        </w:rPr>
        <w:t>seeding</w:t>
      </w:r>
      <w:r>
        <w:rPr>
          <w:spacing w:val="-7"/>
          <w:w w:val="105"/>
        </w:rPr>
        <w:t xml:space="preserve"> </w:t>
      </w:r>
      <w:r>
        <w:rPr>
          <w:w w:val="105"/>
        </w:rPr>
        <w:t>is</w:t>
      </w:r>
      <w:r>
        <w:rPr>
          <w:spacing w:val="-7"/>
          <w:w w:val="105"/>
        </w:rPr>
        <w:t xml:space="preserve"> </w:t>
      </w:r>
      <w:r>
        <w:rPr>
          <w:w w:val="105"/>
        </w:rPr>
        <w:t>the</w:t>
      </w:r>
      <w:r>
        <w:rPr>
          <w:spacing w:val="-7"/>
          <w:w w:val="105"/>
        </w:rPr>
        <w:t xml:space="preserve"> </w:t>
      </w:r>
      <w:r>
        <w:rPr>
          <w:w w:val="105"/>
        </w:rPr>
        <w:t>phenomenon</w:t>
      </w:r>
      <w:r>
        <w:rPr>
          <w:spacing w:val="-7"/>
          <w:w w:val="105"/>
        </w:rPr>
        <w:t xml:space="preserve"> </w:t>
      </w:r>
      <w:r>
        <w:rPr>
          <w:w w:val="105"/>
        </w:rPr>
        <w:t>of</w:t>
      </w:r>
      <w:r>
        <w:rPr>
          <w:spacing w:val="-7"/>
          <w:w w:val="105"/>
        </w:rPr>
        <w:t xml:space="preserve"> </w:t>
      </w:r>
      <w:r>
        <w:rPr>
          <w:w w:val="105"/>
        </w:rPr>
        <w:t>synchronized</w:t>
      </w:r>
      <w:r>
        <w:rPr>
          <w:spacing w:val="-7"/>
          <w:w w:val="105"/>
        </w:rPr>
        <w:t xml:space="preserve"> </w:t>
      </w:r>
      <w:r>
        <w:rPr>
          <w:w w:val="105"/>
        </w:rPr>
        <w:t>and</w:t>
      </w:r>
      <w:r>
        <w:rPr>
          <w:spacing w:val="-7"/>
          <w:w w:val="105"/>
        </w:rPr>
        <w:t xml:space="preserve"> </w:t>
      </w:r>
      <w:r>
        <w:rPr>
          <w:w w:val="105"/>
        </w:rPr>
        <w:t>variable</w:t>
      </w:r>
      <w:r>
        <w:rPr>
          <w:spacing w:val="-7"/>
          <w:w w:val="105"/>
        </w:rPr>
        <w:t xml:space="preserve"> </w:t>
      </w:r>
      <w:r>
        <w:rPr>
          <w:w w:val="105"/>
        </w:rPr>
        <w:t>seed</w:t>
      </w:r>
      <w:r>
        <w:rPr>
          <w:spacing w:val="-7"/>
          <w:w w:val="105"/>
        </w:rPr>
        <w:t xml:space="preserve"> </w:t>
      </w:r>
      <w:r>
        <w:rPr>
          <w:w w:val="105"/>
        </w:rPr>
        <w:t>production</w:t>
      </w:r>
      <w:r>
        <w:rPr>
          <w:spacing w:val="-7"/>
          <w:w w:val="105"/>
        </w:rPr>
        <w:t xml:space="preserve"> </w:t>
      </w:r>
      <w:r>
        <w:rPr>
          <w:w w:val="105"/>
        </w:rPr>
        <w:t>within</w:t>
      </w:r>
      <w:r>
        <w:rPr>
          <w:spacing w:val="-7"/>
          <w:w w:val="105"/>
        </w:rPr>
        <w:t xml:space="preserve"> </w:t>
      </w:r>
      <w:r>
        <w:rPr>
          <w:w w:val="105"/>
        </w:rPr>
        <w:t>plant</w:t>
      </w:r>
      <w:r>
        <w:rPr>
          <w:spacing w:val="-7"/>
          <w:w w:val="105"/>
        </w:rPr>
        <w:t xml:space="preserve"> </w:t>
      </w:r>
      <w:r>
        <w:rPr>
          <w:w w:val="105"/>
        </w:rPr>
        <w:t xml:space="preserve">pop- </w:t>
      </w:r>
      <w:proofErr w:type="spellStart"/>
      <w:r>
        <w:rPr>
          <w:w w:val="105"/>
        </w:rPr>
        <w:t>ulations</w:t>
      </w:r>
      <w:proofErr w:type="spellEnd"/>
      <w:r>
        <w:rPr>
          <w:w w:val="105"/>
        </w:rPr>
        <w:t>.</w:t>
      </w:r>
      <w:r>
        <w:rPr>
          <w:spacing w:val="19"/>
          <w:w w:val="105"/>
        </w:rPr>
        <w:t xml:space="preserve"> </w:t>
      </w:r>
      <w:r>
        <w:rPr>
          <w:w w:val="105"/>
        </w:rPr>
        <w:t>It</w:t>
      </w:r>
      <w:r>
        <w:rPr>
          <w:spacing w:val="-8"/>
          <w:w w:val="105"/>
        </w:rPr>
        <w:t xml:space="preserve"> </w:t>
      </w:r>
      <w:r>
        <w:rPr>
          <w:w w:val="105"/>
        </w:rPr>
        <w:t>determines</w:t>
      </w:r>
      <w:r>
        <w:rPr>
          <w:spacing w:val="-8"/>
          <w:w w:val="105"/>
        </w:rPr>
        <w:t xml:space="preserve"> </w:t>
      </w:r>
      <w:r>
        <w:rPr>
          <w:w w:val="105"/>
        </w:rPr>
        <w:t>regeneration</w:t>
      </w:r>
      <w:r>
        <w:rPr>
          <w:spacing w:val="-8"/>
          <w:w w:val="105"/>
        </w:rPr>
        <w:t xml:space="preserve"> </w:t>
      </w:r>
      <w:r>
        <w:rPr>
          <w:w w:val="105"/>
        </w:rPr>
        <w:t>within</w:t>
      </w:r>
      <w:r>
        <w:rPr>
          <w:spacing w:val="-8"/>
          <w:w w:val="105"/>
        </w:rPr>
        <w:t xml:space="preserve"> </w:t>
      </w:r>
      <w:r>
        <w:rPr>
          <w:w w:val="105"/>
        </w:rPr>
        <w:t>a</w:t>
      </w:r>
      <w:r>
        <w:rPr>
          <w:spacing w:val="-8"/>
          <w:w w:val="105"/>
        </w:rPr>
        <w:t xml:space="preserve"> </w:t>
      </w:r>
      <w:r>
        <w:rPr>
          <w:w w:val="105"/>
        </w:rPr>
        <w:t>population</w:t>
      </w:r>
      <w:r>
        <w:rPr>
          <w:spacing w:val="-8"/>
          <w:w w:val="105"/>
        </w:rPr>
        <w:t xml:space="preserve"> </w:t>
      </w:r>
      <w:r>
        <w:rPr>
          <w:w w:val="105"/>
        </w:rPr>
        <w:t>and</w:t>
      </w:r>
      <w:r>
        <w:rPr>
          <w:spacing w:val="-8"/>
          <w:w w:val="105"/>
        </w:rPr>
        <w:t xml:space="preserve"> </w:t>
      </w:r>
      <w:r>
        <w:rPr>
          <w:w w:val="105"/>
        </w:rPr>
        <w:t>is</w:t>
      </w:r>
      <w:r>
        <w:rPr>
          <w:spacing w:val="-8"/>
          <w:w w:val="105"/>
        </w:rPr>
        <w:t xml:space="preserve"> </w:t>
      </w:r>
      <w:r>
        <w:rPr>
          <w:w w:val="105"/>
        </w:rPr>
        <w:t>closely</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ecosystem-level functions</w:t>
      </w:r>
      <w:r>
        <w:rPr>
          <w:spacing w:val="-3"/>
          <w:w w:val="105"/>
        </w:rPr>
        <w:t xml:space="preserve"> </w:t>
      </w:r>
      <w:r>
        <w:rPr>
          <w:w w:val="105"/>
        </w:rPr>
        <w:t>that</w:t>
      </w:r>
      <w:r>
        <w:rPr>
          <w:spacing w:val="-3"/>
          <w:w w:val="105"/>
        </w:rPr>
        <w:t xml:space="preserve"> </w:t>
      </w:r>
      <w:r>
        <w:rPr>
          <w:w w:val="105"/>
        </w:rPr>
        <w:t>influence</w:t>
      </w:r>
      <w:r>
        <w:rPr>
          <w:spacing w:val="-3"/>
          <w:w w:val="105"/>
        </w:rPr>
        <w:t xml:space="preserve"> </w:t>
      </w:r>
      <w:r>
        <w:rPr>
          <w:w w:val="105"/>
        </w:rPr>
        <w:t>processes</w:t>
      </w:r>
      <w:r>
        <w:rPr>
          <w:spacing w:val="-3"/>
          <w:w w:val="105"/>
        </w:rPr>
        <w:t xml:space="preserve"> </w:t>
      </w:r>
      <w:r>
        <w:rPr>
          <w:w w:val="105"/>
        </w:rPr>
        <w:t>such</w:t>
      </w:r>
      <w:r>
        <w:rPr>
          <w:spacing w:val="-3"/>
          <w:w w:val="105"/>
        </w:rPr>
        <w:t xml:space="preserve"> </w:t>
      </w:r>
      <w:r>
        <w:rPr>
          <w:w w:val="105"/>
        </w:rPr>
        <w:t>as</w:t>
      </w:r>
      <w:r>
        <w:rPr>
          <w:spacing w:val="-3"/>
          <w:w w:val="105"/>
        </w:rPr>
        <w:t xml:space="preserve"> </w:t>
      </w:r>
      <w:r>
        <w:rPr>
          <w:w w:val="105"/>
        </w:rPr>
        <w:t>seed</w:t>
      </w:r>
      <w:r>
        <w:rPr>
          <w:spacing w:val="-3"/>
          <w:w w:val="105"/>
        </w:rPr>
        <w:t xml:space="preserve"> </w:t>
      </w:r>
      <w:r>
        <w:rPr>
          <w:w w:val="105"/>
        </w:rPr>
        <w:t>dispersal,</w:t>
      </w:r>
      <w:r>
        <w:rPr>
          <w:spacing w:val="-2"/>
          <w:w w:val="105"/>
        </w:rPr>
        <w:t xml:space="preserve"> </w:t>
      </w:r>
      <w:r>
        <w:rPr>
          <w:w w:val="105"/>
        </w:rPr>
        <w:t>predation</w:t>
      </w:r>
      <w:r>
        <w:rPr>
          <w:spacing w:val="-3"/>
          <w:w w:val="105"/>
        </w:rPr>
        <w:t xml:space="preserve"> </w:t>
      </w:r>
      <w:r>
        <w:rPr>
          <w:w w:val="105"/>
        </w:rPr>
        <w:t>and</w:t>
      </w:r>
      <w:r>
        <w:rPr>
          <w:spacing w:val="-3"/>
          <w:w w:val="105"/>
        </w:rPr>
        <w:t xml:space="preserve"> </w:t>
      </w:r>
      <w:r>
        <w:rPr>
          <w:w w:val="105"/>
        </w:rPr>
        <w:t>plant</w:t>
      </w:r>
      <w:r>
        <w:rPr>
          <w:spacing w:val="-3"/>
          <w:w w:val="105"/>
        </w:rPr>
        <w:t xml:space="preserve"> </w:t>
      </w:r>
      <w:r>
        <w:rPr>
          <w:w w:val="105"/>
        </w:rPr>
        <w:t>recruitment,</w:t>
      </w:r>
      <w:r>
        <w:rPr>
          <w:spacing w:val="-2"/>
          <w:w w:val="105"/>
        </w:rPr>
        <w:t xml:space="preserve"> </w:t>
      </w:r>
      <w:r>
        <w:rPr>
          <w:w w:val="105"/>
        </w:rPr>
        <w:t xml:space="preserve">since seeds can be food resources for many mammals or hosts for pathogens </w:t>
      </w:r>
      <w:hyperlink w:anchor="_bookmark21" w:history="1">
        <w:r w:rsidR="00A43655">
          <w:rPr>
            <w:w w:val="105"/>
          </w:rPr>
          <w:t>(Davies &amp; MacPher-</w:t>
        </w:r>
      </w:hyperlink>
      <w:r>
        <w:rPr>
          <w:spacing w:val="80"/>
          <w:w w:val="105"/>
        </w:rPr>
        <w:t xml:space="preserve"> </w:t>
      </w:r>
      <w:hyperlink w:anchor="_bookmark21" w:history="1">
        <w:r w:rsidR="00A43655">
          <w:rPr>
            <w:w w:val="105"/>
          </w:rPr>
          <w:t>son,</w:t>
        </w:r>
      </w:hyperlink>
      <w:r>
        <w:rPr>
          <w:w w:val="105"/>
        </w:rPr>
        <w:t xml:space="preserve"> </w:t>
      </w:r>
      <w:hyperlink w:anchor="_bookmark21" w:history="1">
        <w:r w:rsidR="00A43655">
          <w:rPr>
            <w:w w:val="105"/>
          </w:rPr>
          <w:t>2024;</w:t>
        </w:r>
      </w:hyperlink>
      <w:r>
        <w:rPr>
          <w:w w:val="105"/>
        </w:rPr>
        <w:t xml:space="preserve"> </w:t>
      </w:r>
      <w:hyperlink w:anchor="_bookmark37" w:history="1">
        <w:r w:rsidR="00A43655">
          <w:rPr>
            <w:w w:val="105"/>
          </w:rPr>
          <w:t>Janzen</w:t>
        </w:r>
      </w:hyperlink>
      <w:r>
        <w:rPr>
          <w:w w:val="105"/>
        </w:rPr>
        <w:t xml:space="preserve">, </w:t>
      </w:r>
      <w:hyperlink w:anchor="_bookmark37" w:history="1">
        <w:r w:rsidR="00A43655">
          <w:rPr>
            <w:w w:val="105"/>
          </w:rPr>
          <w:t>1971;</w:t>
        </w:r>
      </w:hyperlink>
      <w:r>
        <w:rPr>
          <w:w w:val="105"/>
        </w:rPr>
        <w:t xml:space="preserve"> </w:t>
      </w:r>
      <w:hyperlink w:anchor="_bookmark40" w:history="1">
        <w:r w:rsidR="00A43655">
          <w:rPr>
            <w:w w:val="105"/>
          </w:rPr>
          <w:t>Kelly,</w:t>
        </w:r>
      </w:hyperlink>
      <w:r>
        <w:rPr>
          <w:w w:val="105"/>
        </w:rPr>
        <w:t xml:space="preserve"> </w:t>
      </w:r>
      <w:hyperlink w:anchor="_bookmark40" w:history="1">
        <w:r w:rsidR="00A43655">
          <w:rPr>
            <w:w w:val="105"/>
          </w:rPr>
          <w:t>1994).</w:t>
        </w:r>
      </w:hyperlink>
      <w:r>
        <w:rPr>
          <w:spacing w:val="40"/>
          <w:w w:val="105"/>
        </w:rPr>
        <w:t xml:space="preserve"> </w:t>
      </w:r>
      <w:r>
        <w:rPr>
          <w:w w:val="105"/>
        </w:rPr>
        <w:t xml:space="preserve">Mast seeding is widely observed in wind-pollinated tree species, but also occurs in </w:t>
      </w:r>
      <w:proofErr w:type="spellStart"/>
      <w:r>
        <w:rPr>
          <w:i/>
          <w:w w:val="105"/>
        </w:rPr>
        <w:t>Poaceae</w:t>
      </w:r>
      <w:proofErr w:type="spellEnd"/>
      <w:r>
        <w:rPr>
          <w:i/>
          <w:w w:val="105"/>
        </w:rPr>
        <w:t xml:space="preserve"> </w:t>
      </w:r>
      <w:r>
        <w:rPr>
          <w:w w:val="105"/>
        </w:rPr>
        <w:t xml:space="preserve">as well as </w:t>
      </w:r>
      <w:commentRangeStart w:id="1"/>
      <w:proofErr w:type="spellStart"/>
      <w:r>
        <w:rPr>
          <w:i/>
          <w:w w:val="105"/>
        </w:rPr>
        <w:t>Diperocarpaceae</w:t>
      </w:r>
      <w:commentRangeEnd w:id="1"/>
      <w:proofErr w:type="spellEnd"/>
      <w:r w:rsidR="001E0469">
        <w:rPr>
          <w:rStyle w:val="CommentReference"/>
        </w:rPr>
        <w:commentReference w:id="1"/>
      </w:r>
      <w:r>
        <w:rPr>
          <w:i/>
          <w:w w:val="105"/>
        </w:rPr>
        <w:t xml:space="preserve"> </w:t>
      </w:r>
      <w:hyperlink w:anchor="_bookmark41" w:history="1">
        <w:r w:rsidR="00A43655">
          <w:rPr>
            <w:w w:val="105"/>
          </w:rPr>
          <w:t>(Kelly &amp; Sork,</w:t>
        </w:r>
      </w:hyperlink>
      <w:r>
        <w:rPr>
          <w:w w:val="105"/>
        </w:rPr>
        <w:t xml:space="preserve"> </w:t>
      </w:r>
      <w:hyperlink w:anchor="_bookmark41" w:history="1">
        <w:r w:rsidR="00A43655">
          <w:rPr>
            <w:w w:val="105"/>
          </w:rPr>
          <w:t>2002).</w:t>
        </w:r>
      </w:hyperlink>
      <w:r>
        <w:rPr>
          <w:spacing w:val="40"/>
          <w:w w:val="105"/>
        </w:rPr>
        <w:t xml:space="preserve"> </w:t>
      </w:r>
      <w:r>
        <w:rPr>
          <w:w w:val="105"/>
        </w:rPr>
        <w:t>Although there</w:t>
      </w:r>
      <w:r>
        <w:rPr>
          <w:spacing w:val="-10"/>
          <w:w w:val="105"/>
        </w:rPr>
        <w:t xml:space="preserve"> </w:t>
      </w:r>
      <w:r>
        <w:rPr>
          <w:w w:val="105"/>
        </w:rPr>
        <w:t>are</w:t>
      </w:r>
      <w:r>
        <w:rPr>
          <w:spacing w:val="-10"/>
          <w:w w:val="105"/>
        </w:rPr>
        <w:t xml:space="preserve"> </w:t>
      </w:r>
      <w:r>
        <w:rPr>
          <w:w w:val="105"/>
        </w:rPr>
        <w:t>several</w:t>
      </w:r>
      <w:r>
        <w:rPr>
          <w:spacing w:val="-10"/>
          <w:w w:val="105"/>
        </w:rPr>
        <w:t xml:space="preserve"> </w:t>
      </w:r>
      <w:r>
        <w:rPr>
          <w:w w:val="105"/>
        </w:rPr>
        <w:t>hypotheses</w:t>
      </w:r>
      <w:r>
        <w:rPr>
          <w:spacing w:val="-10"/>
          <w:w w:val="105"/>
        </w:rPr>
        <w:t xml:space="preserve"> </w:t>
      </w:r>
      <w:r>
        <w:rPr>
          <w:w w:val="105"/>
        </w:rPr>
        <w:t>explaining</w:t>
      </w:r>
      <w:r>
        <w:rPr>
          <w:spacing w:val="-10"/>
          <w:w w:val="105"/>
        </w:rPr>
        <w:t xml:space="preserve"> </w:t>
      </w:r>
      <w:r>
        <w:rPr>
          <w:w w:val="105"/>
        </w:rPr>
        <w:t>the</w:t>
      </w:r>
      <w:r>
        <w:rPr>
          <w:spacing w:val="-10"/>
          <w:w w:val="105"/>
        </w:rPr>
        <w:t xml:space="preserve"> </w:t>
      </w:r>
      <w:r>
        <w:rPr>
          <w:w w:val="105"/>
        </w:rPr>
        <w:t>potential</w:t>
      </w:r>
      <w:r>
        <w:rPr>
          <w:spacing w:val="-10"/>
          <w:w w:val="105"/>
        </w:rPr>
        <w:t xml:space="preserve"> </w:t>
      </w:r>
      <w:r>
        <w:rPr>
          <w:w w:val="105"/>
        </w:rPr>
        <w:t>mechanism</w:t>
      </w:r>
      <w:r>
        <w:rPr>
          <w:spacing w:val="-10"/>
          <w:w w:val="105"/>
        </w:rPr>
        <w:t xml:space="preserve"> </w:t>
      </w:r>
      <w:r>
        <w:rPr>
          <w:w w:val="105"/>
        </w:rPr>
        <w:t>selecting</w:t>
      </w:r>
      <w:r>
        <w:rPr>
          <w:spacing w:val="-10"/>
          <w:w w:val="105"/>
        </w:rPr>
        <w:t xml:space="preserve"> </w:t>
      </w:r>
      <w:r>
        <w:rPr>
          <w:w w:val="105"/>
        </w:rPr>
        <w:t>for</w:t>
      </w:r>
      <w:r>
        <w:rPr>
          <w:spacing w:val="-10"/>
          <w:w w:val="105"/>
        </w:rPr>
        <w:t xml:space="preserve"> </w:t>
      </w:r>
      <w:r>
        <w:rPr>
          <w:w w:val="105"/>
        </w:rPr>
        <w:t>mast</w:t>
      </w:r>
      <w:r>
        <w:rPr>
          <w:spacing w:val="-10"/>
          <w:w w:val="105"/>
        </w:rPr>
        <w:t xml:space="preserve"> </w:t>
      </w:r>
      <w:r>
        <w:rPr>
          <w:w w:val="105"/>
        </w:rPr>
        <w:t>seeding</w:t>
      </w:r>
      <w:r>
        <w:rPr>
          <w:spacing w:val="-10"/>
          <w:w w:val="105"/>
        </w:rPr>
        <w:t xml:space="preserve"> </w:t>
      </w:r>
      <w:r>
        <w:rPr>
          <w:w w:val="105"/>
        </w:rPr>
        <w:t>(e.g., predator</w:t>
      </w:r>
      <w:r>
        <w:rPr>
          <w:spacing w:val="34"/>
          <w:w w:val="105"/>
        </w:rPr>
        <w:t xml:space="preserve"> </w:t>
      </w:r>
      <w:r>
        <w:rPr>
          <w:w w:val="105"/>
        </w:rPr>
        <w:t>satiation,</w:t>
      </w:r>
      <w:r>
        <w:rPr>
          <w:spacing w:val="39"/>
          <w:w w:val="105"/>
        </w:rPr>
        <w:t xml:space="preserve"> </w:t>
      </w:r>
      <w:r>
        <w:rPr>
          <w:w w:val="105"/>
        </w:rPr>
        <w:t>resource</w:t>
      </w:r>
      <w:r>
        <w:rPr>
          <w:spacing w:val="34"/>
          <w:w w:val="105"/>
        </w:rPr>
        <w:t xml:space="preserve"> </w:t>
      </w:r>
      <w:r>
        <w:rPr>
          <w:w w:val="105"/>
        </w:rPr>
        <w:t>matching,</w:t>
      </w:r>
      <w:r>
        <w:rPr>
          <w:spacing w:val="40"/>
          <w:w w:val="105"/>
        </w:rPr>
        <w:t xml:space="preserve"> </w:t>
      </w:r>
      <w:r>
        <w:rPr>
          <w:w w:val="105"/>
        </w:rPr>
        <w:t>etc.,</w:t>
      </w:r>
      <w:r>
        <w:rPr>
          <w:spacing w:val="39"/>
          <w:w w:val="105"/>
        </w:rPr>
        <w:t xml:space="preserve"> </w:t>
      </w:r>
      <w:r>
        <w:rPr>
          <w:w w:val="105"/>
        </w:rPr>
        <w:t>discussed</w:t>
      </w:r>
      <w:r>
        <w:rPr>
          <w:spacing w:val="34"/>
          <w:w w:val="105"/>
        </w:rPr>
        <w:t xml:space="preserve"> </w:t>
      </w:r>
      <w:r>
        <w:rPr>
          <w:w w:val="105"/>
        </w:rPr>
        <w:t>more</w:t>
      </w:r>
      <w:r>
        <w:rPr>
          <w:spacing w:val="34"/>
          <w:w w:val="105"/>
        </w:rPr>
        <w:t xml:space="preserve"> </w:t>
      </w:r>
      <w:r>
        <w:rPr>
          <w:w w:val="105"/>
        </w:rPr>
        <w:t>in</w:t>
      </w:r>
      <w:r>
        <w:rPr>
          <w:spacing w:val="34"/>
          <w:w w:val="105"/>
        </w:rPr>
        <w:t xml:space="preserve"> </w:t>
      </w:r>
      <w:r>
        <w:rPr>
          <w:w w:val="105"/>
        </w:rPr>
        <w:t>Chapter</w:t>
      </w:r>
      <w:r>
        <w:rPr>
          <w:spacing w:val="35"/>
          <w:w w:val="105"/>
        </w:rPr>
        <w:t xml:space="preserve"> </w:t>
      </w:r>
      <w:r>
        <w:rPr>
          <w:w w:val="105"/>
        </w:rPr>
        <w:t>2,</w:t>
      </w:r>
      <w:r>
        <w:rPr>
          <w:spacing w:val="34"/>
          <w:w w:val="105"/>
        </w:rPr>
        <w:t xml:space="preserve"> </w:t>
      </w:r>
      <w:hyperlink w:anchor="_bookmark43" w:history="1">
        <w:r w:rsidR="00A43655">
          <w:rPr>
            <w:w w:val="105"/>
          </w:rPr>
          <w:t>Koenig,</w:t>
        </w:r>
      </w:hyperlink>
      <w:r>
        <w:rPr>
          <w:spacing w:val="34"/>
          <w:w w:val="105"/>
        </w:rPr>
        <w:t xml:space="preserve"> </w:t>
      </w:r>
      <w:hyperlink w:anchor="_bookmark43" w:history="1">
        <w:r w:rsidR="00A43655">
          <w:rPr>
            <w:w w:val="105"/>
          </w:rPr>
          <w:t>2021),</w:t>
        </w:r>
      </w:hyperlink>
      <w:r>
        <w:rPr>
          <w:spacing w:val="39"/>
          <w:w w:val="105"/>
        </w:rPr>
        <w:t xml:space="preserve"> </w:t>
      </w:r>
      <w:r>
        <w:rPr>
          <w:spacing w:val="-5"/>
          <w:w w:val="105"/>
        </w:rPr>
        <w:t>the</w:t>
      </w:r>
    </w:p>
    <w:p w14:paraId="1C45CA19" w14:textId="77777777" w:rsidR="00A43655" w:rsidRDefault="00A43655">
      <w:pPr>
        <w:pStyle w:val="BodyText"/>
        <w:spacing w:line="362" w:lineRule="auto"/>
        <w:jc w:val="both"/>
        <w:sectPr w:rsidR="00A43655">
          <w:footerReference w:type="default" r:id="rId11"/>
          <w:type w:val="continuous"/>
          <w:pgSz w:w="12240" w:h="15840"/>
          <w:pgMar w:top="1820" w:right="1440" w:bottom="1000" w:left="1440" w:header="0" w:footer="806" w:gutter="0"/>
          <w:pgNumType w:start="1"/>
          <w:cols w:space="720"/>
        </w:sectPr>
      </w:pPr>
    </w:p>
    <w:p w14:paraId="3C66F321" w14:textId="77777777" w:rsidR="00A43655" w:rsidRDefault="003254AF">
      <w:pPr>
        <w:pStyle w:val="BodyText"/>
        <w:spacing w:before="29" w:line="362" w:lineRule="auto"/>
        <w:ind w:left="144" w:right="140"/>
        <w:jc w:val="both"/>
      </w:pPr>
      <w:r>
        <w:rPr>
          <w:w w:val="105"/>
        </w:rPr>
        <w:lastRenderedPageBreak/>
        <w:t xml:space="preserve">exact environmental factors that trigger it in different species and ecosystems are not fully un- </w:t>
      </w:r>
      <w:proofErr w:type="spellStart"/>
      <w:r>
        <w:rPr>
          <w:w w:val="105"/>
        </w:rPr>
        <w:t>derstood</w:t>
      </w:r>
      <w:proofErr w:type="spellEnd"/>
      <w:r>
        <w:rPr>
          <w:w w:val="105"/>
        </w:rPr>
        <w:t>.</w:t>
      </w:r>
      <w:r>
        <w:rPr>
          <w:spacing w:val="39"/>
          <w:w w:val="105"/>
        </w:rPr>
        <w:t xml:space="preserve"> </w:t>
      </w:r>
      <w:r>
        <w:rPr>
          <w:w w:val="105"/>
        </w:rPr>
        <w:t>Current data suggest that it is mainly driven by specific climatic conditions that cause synchronized reproductive efforts of the species at population level (P</w:t>
      </w:r>
      <w:hyperlink w:anchor="_bookmark55" w:history="1">
        <w:r w:rsidR="00A43655">
          <w:rPr>
            <w:w w:val="105"/>
          </w:rPr>
          <w:t xml:space="preserve">earse </w:t>
        </w:r>
        <w:r w:rsidR="00A43655">
          <w:rPr>
            <w:i/>
            <w:w w:val="105"/>
          </w:rPr>
          <w:t>et al.</w:t>
        </w:r>
      </w:hyperlink>
      <w:r>
        <w:rPr>
          <w:w w:val="105"/>
        </w:rPr>
        <w:t xml:space="preserve">, </w:t>
      </w:r>
      <w:hyperlink w:anchor="_bookmark55" w:history="1">
        <w:r w:rsidR="00A43655">
          <w:rPr>
            <w:w w:val="105"/>
          </w:rPr>
          <w:t>2016).</w:t>
        </w:r>
      </w:hyperlink>
    </w:p>
    <w:p w14:paraId="548A0EDB" w14:textId="77777777" w:rsidR="00A43655" w:rsidRDefault="003254AF">
      <w:pPr>
        <w:pStyle w:val="BodyText"/>
        <w:spacing w:before="221" w:line="362" w:lineRule="auto"/>
        <w:ind w:left="144" w:right="139"/>
        <w:jc w:val="both"/>
      </w:pPr>
      <w:r>
        <w:rPr>
          <w:w w:val="105"/>
        </w:rPr>
        <w:t>Research</w:t>
      </w:r>
      <w:r>
        <w:rPr>
          <w:spacing w:val="-8"/>
          <w:w w:val="105"/>
        </w:rPr>
        <w:t xml:space="preserve"> </w:t>
      </w:r>
      <w:r>
        <w:rPr>
          <w:w w:val="105"/>
        </w:rPr>
        <w:t>on</w:t>
      </w:r>
      <w:r>
        <w:rPr>
          <w:spacing w:val="-8"/>
          <w:w w:val="105"/>
        </w:rPr>
        <w:t xml:space="preserve"> </w:t>
      </w:r>
      <w:r>
        <w:rPr>
          <w:w w:val="105"/>
        </w:rPr>
        <w:t>masting</w:t>
      </w:r>
      <w:r>
        <w:rPr>
          <w:spacing w:val="-8"/>
          <w:w w:val="105"/>
        </w:rPr>
        <w:t xml:space="preserve"> </w:t>
      </w:r>
      <w:r>
        <w:rPr>
          <w:w w:val="105"/>
        </w:rPr>
        <w:t>has</w:t>
      </w:r>
      <w:r>
        <w:rPr>
          <w:spacing w:val="-8"/>
          <w:w w:val="105"/>
        </w:rPr>
        <w:t xml:space="preserve"> </w:t>
      </w:r>
      <w:r>
        <w:rPr>
          <w:w w:val="105"/>
        </w:rPr>
        <w:t>often</w:t>
      </w:r>
      <w:r>
        <w:rPr>
          <w:spacing w:val="-8"/>
          <w:w w:val="105"/>
        </w:rPr>
        <w:t xml:space="preserve"> </w:t>
      </w:r>
      <w:r>
        <w:rPr>
          <w:w w:val="105"/>
        </w:rPr>
        <w:t>focused</w:t>
      </w:r>
      <w:r>
        <w:rPr>
          <w:spacing w:val="-8"/>
          <w:w w:val="105"/>
        </w:rPr>
        <w:t xml:space="preserve"> </w:t>
      </w:r>
      <w:r>
        <w:rPr>
          <w:w w:val="105"/>
        </w:rPr>
        <w:t>on</w:t>
      </w:r>
      <w:r>
        <w:rPr>
          <w:spacing w:val="-8"/>
          <w:w w:val="105"/>
        </w:rPr>
        <w:t xml:space="preserve"> </w:t>
      </w:r>
      <w:r>
        <w:rPr>
          <w:w w:val="105"/>
        </w:rPr>
        <w:t>its</w:t>
      </w:r>
      <w:r>
        <w:rPr>
          <w:spacing w:val="-8"/>
          <w:w w:val="105"/>
        </w:rPr>
        <w:t xml:space="preserve"> </w:t>
      </w:r>
      <w:r>
        <w:rPr>
          <w:w w:val="105"/>
        </w:rPr>
        <w:t>unique</w:t>
      </w:r>
      <w:r>
        <w:rPr>
          <w:spacing w:val="-8"/>
          <w:w w:val="105"/>
        </w:rPr>
        <w:t xml:space="preserve"> </w:t>
      </w:r>
      <w:r>
        <w:rPr>
          <w:w w:val="105"/>
        </w:rPr>
        <w:t>features,</w:t>
      </w:r>
      <w:r>
        <w:rPr>
          <w:spacing w:val="-4"/>
          <w:w w:val="105"/>
        </w:rPr>
        <w:t xml:space="preserve"> </w:t>
      </w:r>
      <w:r>
        <w:rPr>
          <w:w w:val="105"/>
        </w:rPr>
        <w:t>which</w:t>
      </w:r>
      <w:r>
        <w:rPr>
          <w:spacing w:val="-8"/>
          <w:w w:val="105"/>
        </w:rPr>
        <w:t xml:space="preserve"> </w:t>
      </w:r>
      <w:r>
        <w:rPr>
          <w:w w:val="105"/>
        </w:rPr>
        <w:t>make</w:t>
      </w:r>
      <w:r>
        <w:rPr>
          <w:spacing w:val="-8"/>
          <w:w w:val="105"/>
        </w:rPr>
        <w:t xml:space="preserve"> </w:t>
      </w:r>
      <w:r>
        <w:rPr>
          <w:w w:val="105"/>
        </w:rPr>
        <w:t>it</w:t>
      </w:r>
      <w:r>
        <w:rPr>
          <w:spacing w:val="-8"/>
          <w:w w:val="105"/>
        </w:rPr>
        <w:t xml:space="preserve"> </w:t>
      </w:r>
      <w:r>
        <w:rPr>
          <w:w w:val="105"/>
        </w:rPr>
        <w:t>distinct</w:t>
      </w:r>
      <w:r>
        <w:rPr>
          <w:spacing w:val="-8"/>
          <w:w w:val="105"/>
        </w:rPr>
        <w:t xml:space="preserve"> </w:t>
      </w:r>
      <w:r>
        <w:rPr>
          <w:w w:val="105"/>
        </w:rPr>
        <w:t>from</w:t>
      </w:r>
      <w:r>
        <w:rPr>
          <w:spacing w:val="-8"/>
          <w:w w:val="105"/>
        </w:rPr>
        <w:t xml:space="preserve"> </w:t>
      </w:r>
      <w:r>
        <w:rPr>
          <w:w w:val="105"/>
        </w:rPr>
        <w:t xml:space="preserve">annual fluctuations in seed production of non-masting species—specifically its interannual variation, synchrony, temporal autocorrelation, and frequency </w:t>
      </w:r>
      <w:hyperlink w:anchor="_bookmark29" w:history="1">
        <w:r w:rsidR="00A43655">
          <w:rPr>
            <w:w w:val="105"/>
          </w:rPr>
          <w:t>(Hacket-Pain &amp; Bogdziewicz,</w:t>
        </w:r>
      </w:hyperlink>
      <w:r>
        <w:rPr>
          <w:w w:val="105"/>
        </w:rPr>
        <w:t xml:space="preserve"> </w:t>
      </w:r>
      <w:hyperlink w:anchor="_bookmark29" w:history="1">
        <w:r w:rsidR="00A43655">
          <w:rPr>
            <w:w w:val="105"/>
          </w:rPr>
          <w:t>2021).</w:t>
        </w:r>
      </w:hyperlink>
      <w:r>
        <w:rPr>
          <w:w w:val="105"/>
        </w:rPr>
        <w:t xml:space="preserve"> While annual fluctuations in seed production for non-masting species are generally more closely tied</w:t>
      </w:r>
      <w:r>
        <w:rPr>
          <w:spacing w:val="40"/>
          <w:w w:val="105"/>
        </w:rPr>
        <w:t xml:space="preserve"> </w:t>
      </w:r>
      <w:r>
        <w:rPr>
          <w:w w:val="105"/>
        </w:rPr>
        <w:t>to short-term environmental factors (or may appear random), interannual variation in masting</w:t>
      </w:r>
      <w:r>
        <w:rPr>
          <w:spacing w:val="80"/>
          <w:w w:val="105"/>
        </w:rPr>
        <w:t xml:space="preserve"> </w:t>
      </w:r>
      <w:r>
        <w:rPr>
          <w:w w:val="105"/>
        </w:rPr>
        <w:t xml:space="preserve">is not entirely random or caused by immediate environmental conditions; instead it should be synchronous across large spatial areas (e.g., hundreds of kilometers, </w:t>
      </w:r>
      <w:hyperlink w:anchor="_bookmark40" w:history="1">
        <w:r w:rsidR="00A43655">
          <w:rPr>
            <w:w w:val="105"/>
          </w:rPr>
          <w:t>Kelly,</w:t>
        </w:r>
      </w:hyperlink>
      <w:r>
        <w:rPr>
          <w:w w:val="105"/>
        </w:rPr>
        <w:t xml:space="preserve"> </w:t>
      </w:r>
      <w:hyperlink w:anchor="_bookmark40" w:history="1">
        <w:r w:rsidR="00A43655">
          <w:rPr>
            <w:w w:val="105"/>
          </w:rPr>
          <w:t>1994),</w:t>
        </w:r>
      </w:hyperlink>
      <w:r>
        <w:rPr>
          <w:w w:val="105"/>
        </w:rPr>
        <w:t xml:space="preserve"> and show distinct</w:t>
      </w:r>
      <w:r>
        <w:rPr>
          <w:spacing w:val="-2"/>
          <w:w w:val="105"/>
        </w:rPr>
        <w:t xml:space="preserve"> </w:t>
      </w:r>
      <w:r>
        <w:rPr>
          <w:w w:val="105"/>
        </w:rPr>
        <w:t>temporal</w:t>
      </w:r>
      <w:r>
        <w:rPr>
          <w:spacing w:val="-2"/>
          <w:w w:val="105"/>
        </w:rPr>
        <w:t xml:space="preserve"> </w:t>
      </w:r>
      <w:r>
        <w:rPr>
          <w:w w:val="105"/>
        </w:rPr>
        <w:t>autocorrelation, where</w:t>
      </w:r>
      <w:r>
        <w:rPr>
          <w:spacing w:val="-2"/>
          <w:w w:val="105"/>
        </w:rPr>
        <w:t xml:space="preserve"> </w:t>
      </w:r>
      <w:r>
        <w:rPr>
          <w:w w:val="105"/>
        </w:rPr>
        <w:t>a</w:t>
      </w:r>
      <w:r>
        <w:rPr>
          <w:spacing w:val="-2"/>
          <w:w w:val="105"/>
        </w:rPr>
        <w:t xml:space="preserve"> </w:t>
      </w:r>
      <w:r>
        <w:rPr>
          <w:w w:val="105"/>
        </w:rPr>
        <w:t>mast</w:t>
      </w:r>
      <w:r>
        <w:rPr>
          <w:spacing w:val="-2"/>
          <w:w w:val="105"/>
        </w:rPr>
        <w:t xml:space="preserve"> </w:t>
      </w:r>
      <w:r>
        <w:rPr>
          <w:w w:val="105"/>
        </w:rPr>
        <w:t>year</w:t>
      </w:r>
      <w:r>
        <w:rPr>
          <w:spacing w:val="-2"/>
          <w:w w:val="105"/>
        </w:rPr>
        <w:t xml:space="preserve"> </w:t>
      </w:r>
      <w:r>
        <w:rPr>
          <w:w w:val="105"/>
        </w:rPr>
        <w:t>is</w:t>
      </w:r>
      <w:r>
        <w:rPr>
          <w:spacing w:val="-2"/>
          <w:w w:val="105"/>
        </w:rPr>
        <w:t xml:space="preserve"> </w:t>
      </w:r>
      <w:r>
        <w:rPr>
          <w:w w:val="105"/>
        </w:rPr>
        <w:t>typically</w:t>
      </w:r>
      <w:r>
        <w:rPr>
          <w:spacing w:val="-2"/>
          <w:w w:val="105"/>
        </w:rPr>
        <w:t xml:space="preserve"> </w:t>
      </w:r>
      <w:r>
        <w:rPr>
          <w:w w:val="105"/>
        </w:rPr>
        <w:t>followed</w:t>
      </w:r>
      <w:r>
        <w:rPr>
          <w:spacing w:val="-2"/>
          <w:w w:val="105"/>
        </w:rPr>
        <w:t xml:space="preserve"> </w:t>
      </w:r>
      <w:r>
        <w:rPr>
          <w:w w:val="105"/>
        </w:rPr>
        <w:t>by</w:t>
      </w:r>
      <w:r>
        <w:rPr>
          <w:spacing w:val="-2"/>
          <w:w w:val="105"/>
        </w:rPr>
        <w:t xml:space="preserve"> </w:t>
      </w:r>
      <w:r>
        <w:rPr>
          <w:w w:val="105"/>
        </w:rPr>
        <w:t>several</w:t>
      </w:r>
      <w:r>
        <w:rPr>
          <w:spacing w:val="-2"/>
          <w:w w:val="105"/>
        </w:rPr>
        <w:t xml:space="preserve"> </w:t>
      </w:r>
      <w:r>
        <w:rPr>
          <w:w w:val="105"/>
        </w:rPr>
        <w:t>years</w:t>
      </w:r>
      <w:r>
        <w:rPr>
          <w:spacing w:val="-2"/>
          <w:w w:val="105"/>
        </w:rPr>
        <w:t xml:space="preserve"> </w:t>
      </w:r>
      <w:r>
        <w:rPr>
          <w:w w:val="105"/>
        </w:rPr>
        <w:t>of</w:t>
      </w:r>
      <w:r>
        <w:rPr>
          <w:spacing w:val="-2"/>
          <w:w w:val="105"/>
        </w:rPr>
        <w:t xml:space="preserve"> </w:t>
      </w:r>
      <w:r>
        <w:rPr>
          <w:w w:val="105"/>
        </w:rPr>
        <w:t>low or no seed production.</w:t>
      </w:r>
      <w:r>
        <w:rPr>
          <w:spacing w:val="24"/>
          <w:w w:val="105"/>
        </w:rPr>
        <w:t xml:space="preserve"> </w:t>
      </w:r>
      <w:r>
        <w:rPr>
          <w:w w:val="105"/>
        </w:rPr>
        <w:t>Finally, mast years often occur at a certain frequency, with some species exhibiting a more fixed interval (e.g., every 2-3 years) and others a more irregular pattern (e.g., 2-5 years).</w:t>
      </w:r>
    </w:p>
    <w:p w14:paraId="4F68C78B" w14:textId="0E56E38A" w:rsidR="00A43655" w:rsidRDefault="003254AF">
      <w:pPr>
        <w:pStyle w:val="BodyText"/>
        <w:spacing w:before="229" w:line="362" w:lineRule="auto"/>
        <w:ind w:left="144" w:right="141"/>
        <w:jc w:val="both"/>
      </w:pPr>
      <w:r>
        <w:rPr>
          <w:w w:val="105"/>
        </w:rPr>
        <w:t>Masting</w:t>
      </w:r>
      <w:r>
        <w:rPr>
          <w:spacing w:val="-1"/>
          <w:w w:val="105"/>
        </w:rPr>
        <w:t xml:space="preserve"> </w:t>
      </w:r>
      <w:r>
        <w:rPr>
          <w:w w:val="105"/>
        </w:rPr>
        <w:t>plays</w:t>
      </w:r>
      <w:r>
        <w:rPr>
          <w:spacing w:val="-1"/>
          <w:w w:val="105"/>
        </w:rPr>
        <w:t xml:space="preserve"> </w:t>
      </w:r>
      <w:r>
        <w:rPr>
          <w:w w:val="105"/>
        </w:rPr>
        <w:t>an</w:t>
      </w:r>
      <w:r>
        <w:rPr>
          <w:spacing w:val="-1"/>
          <w:w w:val="105"/>
        </w:rPr>
        <w:t xml:space="preserve"> </w:t>
      </w:r>
      <w:r>
        <w:rPr>
          <w:w w:val="105"/>
        </w:rPr>
        <w:t>important</w:t>
      </w:r>
      <w:r>
        <w:rPr>
          <w:spacing w:val="-1"/>
          <w:w w:val="105"/>
        </w:rPr>
        <w:t xml:space="preserve"> </w:t>
      </w:r>
      <w:r>
        <w:rPr>
          <w:w w:val="105"/>
        </w:rPr>
        <w:t>ecological</w:t>
      </w:r>
      <w:r>
        <w:rPr>
          <w:spacing w:val="-1"/>
          <w:w w:val="105"/>
        </w:rPr>
        <w:t xml:space="preserve"> </w:t>
      </w:r>
      <w:r>
        <w:rPr>
          <w:w w:val="105"/>
        </w:rPr>
        <w:t>role</w:t>
      </w:r>
      <w:r>
        <w:rPr>
          <w:spacing w:val="-1"/>
          <w:w w:val="105"/>
        </w:rPr>
        <w:t xml:space="preserve"> </w:t>
      </w:r>
      <w:r>
        <w:rPr>
          <w:w w:val="105"/>
        </w:rPr>
        <w:t>by</w:t>
      </w:r>
      <w:r>
        <w:rPr>
          <w:spacing w:val="-1"/>
          <w:w w:val="105"/>
        </w:rPr>
        <w:t xml:space="preserve"> </w:t>
      </w:r>
      <w:r>
        <w:rPr>
          <w:w w:val="105"/>
        </w:rPr>
        <w:t>influencing</w:t>
      </w:r>
      <w:r>
        <w:rPr>
          <w:spacing w:val="-1"/>
          <w:w w:val="105"/>
        </w:rPr>
        <w:t xml:space="preserve"> </w:t>
      </w:r>
      <w:r>
        <w:rPr>
          <w:w w:val="105"/>
        </w:rPr>
        <w:t>seed</w:t>
      </w:r>
      <w:r>
        <w:rPr>
          <w:spacing w:val="-1"/>
          <w:w w:val="105"/>
        </w:rPr>
        <w:t xml:space="preserve"> </w:t>
      </w:r>
      <w:r>
        <w:rPr>
          <w:w w:val="105"/>
        </w:rPr>
        <w:t>dynamics</w:t>
      </w:r>
      <w:r>
        <w:rPr>
          <w:spacing w:val="-1"/>
          <w:w w:val="105"/>
        </w:rPr>
        <w:t xml:space="preserve"> </w:t>
      </w:r>
      <w:r>
        <w:rPr>
          <w:w w:val="105"/>
        </w:rPr>
        <w:t>and</w:t>
      </w:r>
      <w:r>
        <w:rPr>
          <w:spacing w:val="-1"/>
          <w:w w:val="105"/>
        </w:rPr>
        <w:t xml:space="preserve"> </w:t>
      </w:r>
      <w:r>
        <w:rPr>
          <w:w w:val="105"/>
        </w:rPr>
        <w:t>broader</w:t>
      </w:r>
      <w:r>
        <w:rPr>
          <w:spacing w:val="-1"/>
          <w:w w:val="105"/>
        </w:rPr>
        <w:t xml:space="preserve"> </w:t>
      </w:r>
      <w:r>
        <w:rPr>
          <w:w w:val="105"/>
        </w:rPr>
        <w:t>ecosystem processes.</w:t>
      </w:r>
      <w:r>
        <w:rPr>
          <w:spacing w:val="13"/>
          <w:w w:val="105"/>
        </w:rPr>
        <w:t xml:space="preserve"> </w:t>
      </w:r>
      <w:r>
        <w:rPr>
          <w:w w:val="105"/>
        </w:rPr>
        <w:t>According</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predator</w:t>
      </w:r>
      <w:r>
        <w:rPr>
          <w:spacing w:val="-9"/>
          <w:w w:val="105"/>
        </w:rPr>
        <w:t xml:space="preserve"> </w:t>
      </w:r>
      <w:r>
        <w:rPr>
          <w:w w:val="105"/>
        </w:rPr>
        <w:t>satiation</w:t>
      </w:r>
      <w:r>
        <w:rPr>
          <w:spacing w:val="-9"/>
          <w:w w:val="105"/>
        </w:rPr>
        <w:t xml:space="preserve"> </w:t>
      </w:r>
      <w:r>
        <w:rPr>
          <w:w w:val="105"/>
        </w:rPr>
        <w:t>hypothesis,</w:t>
      </w:r>
      <w:r>
        <w:rPr>
          <w:spacing w:val="-8"/>
          <w:w w:val="105"/>
        </w:rPr>
        <w:t xml:space="preserve"> </w:t>
      </w:r>
      <w:r>
        <w:rPr>
          <w:w w:val="105"/>
        </w:rPr>
        <w:t>mast</w:t>
      </w:r>
      <w:r>
        <w:rPr>
          <w:spacing w:val="-9"/>
          <w:w w:val="105"/>
        </w:rPr>
        <w:t xml:space="preserve"> </w:t>
      </w:r>
      <w:r>
        <w:rPr>
          <w:w w:val="105"/>
        </w:rPr>
        <w:t>years</w:t>
      </w:r>
      <w:r>
        <w:rPr>
          <w:spacing w:val="-9"/>
          <w:w w:val="105"/>
        </w:rPr>
        <w:t xml:space="preserve"> </w:t>
      </w:r>
      <w:r>
        <w:rPr>
          <w:w w:val="105"/>
        </w:rPr>
        <w:t>overwhelm</w:t>
      </w:r>
      <w:r>
        <w:rPr>
          <w:spacing w:val="-9"/>
          <w:w w:val="105"/>
        </w:rPr>
        <w:t xml:space="preserve"> </w:t>
      </w:r>
      <w:r>
        <w:rPr>
          <w:w w:val="105"/>
        </w:rPr>
        <w:t>seed</w:t>
      </w:r>
      <w:r>
        <w:rPr>
          <w:spacing w:val="-9"/>
          <w:w w:val="105"/>
        </w:rPr>
        <w:t xml:space="preserve"> </w:t>
      </w:r>
      <w:r>
        <w:rPr>
          <w:w w:val="105"/>
        </w:rPr>
        <w:t>predators by producing abundant seeds, ensuring that some seeds will survive and germinate.</w:t>
      </w:r>
      <w:r>
        <w:rPr>
          <w:spacing w:val="26"/>
          <w:w w:val="105"/>
        </w:rPr>
        <w:t xml:space="preserve"> </w:t>
      </w:r>
      <w:r>
        <w:rPr>
          <w:w w:val="105"/>
        </w:rPr>
        <w:t>In this way, plants</w:t>
      </w:r>
      <w:r>
        <w:rPr>
          <w:spacing w:val="-9"/>
          <w:w w:val="105"/>
        </w:rPr>
        <w:t xml:space="preserve"> </w:t>
      </w:r>
      <w:r>
        <w:rPr>
          <w:w w:val="105"/>
        </w:rPr>
        <w:t>can</w:t>
      </w:r>
      <w:r>
        <w:rPr>
          <w:spacing w:val="-8"/>
          <w:w w:val="105"/>
        </w:rPr>
        <w:t xml:space="preserve"> </w:t>
      </w:r>
      <w:r>
        <w:rPr>
          <w:w w:val="105"/>
        </w:rPr>
        <w:t>regulate</w:t>
      </w:r>
      <w:r>
        <w:rPr>
          <w:spacing w:val="-9"/>
          <w:w w:val="105"/>
        </w:rPr>
        <w:t xml:space="preserve"> </w:t>
      </w:r>
      <w:r>
        <w:rPr>
          <w:w w:val="105"/>
        </w:rPr>
        <w:t>predator</w:t>
      </w:r>
      <w:r>
        <w:rPr>
          <w:spacing w:val="-9"/>
          <w:w w:val="105"/>
        </w:rPr>
        <w:t xml:space="preserve"> </w:t>
      </w:r>
      <w:r>
        <w:rPr>
          <w:w w:val="105"/>
        </w:rPr>
        <w:t>populations</w:t>
      </w:r>
      <w:r>
        <w:rPr>
          <w:spacing w:val="-8"/>
          <w:w w:val="105"/>
        </w:rPr>
        <w:t xml:space="preserve"> </w:t>
      </w:r>
      <w:r>
        <w:rPr>
          <w:w w:val="105"/>
        </w:rPr>
        <w:t>and</w:t>
      </w:r>
      <w:r>
        <w:rPr>
          <w:spacing w:val="-9"/>
          <w:w w:val="105"/>
        </w:rPr>
        <w:t xml:space="preserve"> </w:t>
      </w:r>
      <w:r>
        <w:rPr>
          <w:w w:val="105"/>
        </w:rPr>
        <w:t>enhance</w:t>
      </w:r>
      <w:r>
        <w:rPr>
          <w:spacing w:val="-9"/>
          <w:w w:val="105"/>
        </w:rPr>
        <w:t xml:space="preserve"> </w:t>
      </w:r>
      <w:r>
        <w:rPr>
          <w:w w:val="105"/>
        </w:rPr>
        <w:t>seedling</w:t>
      </w:r>
      <w:r>
        <w:rPr>
          <w:spacing w:val="-9"/>
          <w:w w:val="105"/>
        </w:rPr>
        <w:t xml:space="preserve"> </w:t>
      </w:r>
      <w:r>
        <w:rPr>
          <w:w w:val="105"/>
        </w:rPr>
        <w:t>establishment.</w:t>
      </w:r>
      <w:r>
        <w:rPr>
          <w:spacing w:val="14"/>
          <w:w w:val="105"/>
        </w:rPr>
        <w:t xml:space="preserve"> </w:t>
      </w:r>
      <w:r>
        <w:rPr>
          <w:w w:val="105"/>
        </w:rPr>
        <w:t>Mast</w:t>
      </w:r>
      <w:r>
        <w:rPr>
          <w:spacing w:val="-9"/>
          <w:w w:val="105"/>
        </w:rPr>
        <w:t xml:space="preserve"> </w:t>
      </w:r>
      <w:r>
        <w:rPr>
          <w:w w:val="105"/>
        </w:rPr>
        <w:t>seeding</w:t>
      </w:r>
      <w:r>
        <w:rPr>
          <w:spacing w:val="-9"/>
          <w:w w:val="105"/>
        </w:rPr>
        <w:t xml:space="preserve"> </w:t>
      </w:r>
      <w:r>
        <w:rPr>
          <w:w w:val="105"/>
        </w:rPr>
        <w:t>also contributes</w:t>
      </w:r>
      <w:r>
        <w:rPr>
          <w:spacing w:val="-4"/>
          <w:w w:val="105"/>
        </w:rPr>
        <w:t xml:space="preserve"> </w:t>
      </w:r>
      <w:r>
        <w:rPr>
          <w:w w:val="105"/>
        </w:rPr>
        <w:t>to</w:t>
      </w:r>
      <w:r>
        <w:rPr>
          <w:spacing w:val="-4"/>
          <w:w w:val="105"/>
        </w:rPr>
        <w:t xml:space="preserve"> </w:t>
      </w:r>
      <w:r>
        <w:rPr>
          <w:w w:val="105"/>
        </w:rPr>
        <w:t>the</w:t>
      </w:r>
      <w:r>
        <w:rPr>
          <w:spacing w:val="-4"/>
          <w:w w:val="105"/>
        </w:rPr>
        <w:t xml:space="preserve"> </w:t>
      </w:r>
      <w:r>
        <w:rPr>
          <w:w w:val="105"/>
        </w:rPr>
        <w:t>creation</w:t>
      </w:r>
      <w:r>
        <w:rPr>
          <w:spacing w:val="-4"/>
          <w:w w:val="105"/>
        </w:rPr>
        <w:t xml:space="preserve"> </w:t>
      </w:r>
      <w:r>
        <w:rPr>
          <w:w w:val="105"/>
        </w:rPr>
        <w:t>of</w:t>
      </w:r>
      <w:r>
        <w:rPr>
          <w:spacing w:val="-4"/>
          <w:w w:val="105"/>
        </w:rPr>
        <w:t xml:space="preserve"> </w:t>
      </w:r>
      <w:r>
        <w:rPr>
          <w:w w:val="105"/>
        </w:rPr>
        <w:t>seed</w:t>
      </w:r>
      <w:r>
        <w:rPr>
          <w:spacing w:val="-3"/>
          <w:w w:val="105"/>
        </w:rPr>
        <w:t xml:space="preserve"> </w:t>
      </w:r>
      <w:r>
        <w:rPr>
          <w:w w:val="105"/>
        </w:rPr>
        <w:t>banks</w:t>
      </w:r>
      <w:r w:rsidR="00A80E40">
        <w:rPr>
          <w:w w:val="105"/>
        </w:rPr>
        <w:t xml:space="preserve"> for some species</w:t>
      </w:r>
      <w:r>
        <w:rPr>
          <w:w w:val="105"/>
        </w:rPr>
        <w:t>,</w:t>
      </w:r>
      <w:r>
        <w:rPr>
          <w:spacing w:val="-2"/>
          <w:w w:val="105"/>
        </w:rPr>
        <w:t xml:space="preserve"> </w:t>
      </w:r>
      <w:r>
        <w:rPr>
          <w:w w:val="105"/>
        </w:rPr>
        <w:t>which</w:t>
      </w:r>
      <w:r>
        <w:rPr>
          <w:spacing w:val="-4"/>
          <w:w w:val="105"/>
        </w:rPr>
        <w:t xml:space="preserve"> </w:t>
      </w:r>
      <w:r>
        <w:rPr>
          <w:w w:val="105"/>
        </w:rPr>
        <w:t>provide</w:t>
      </w:r>
      <w:r>
        <w:rPr>
          <w:spacing w:val="-4"/>
          <w:w w:val="105"/>
        </w:rPr>
        <w:t xml:space="preserve"> </w:t>
      </w:r>
      <w:r>
        <w:rPr>
          <w:w w:val="105"/>
        </w:rPr>
        <w:t>a</w:t>
      </w:r>
      <w:r>
        <w:rPr>
          <w:spacing w:val="-4"/>
          <w:w w:val="105"/>
        </w:rPr>
        <w:t xml:space="preserve"> </w:t>
      </w:r>
      <w:r>
        <w:rPr>
          <w:w w:val="105"/>
        </w:rPr>
        <w:t>reserve</w:t>
      </w:r>
      <w:r>
        <w:rPr>
          <w:spacing w:val="-4"/>
          <w:w w:val="105"/>
        </w:rPr>
        <w:t xml:space="preserve"> </w:t>
      </w:r>
      <w:r>
        <w:rPr>
          <w:w w:val="105"/>
        </w:rPr>
        <w:t>of</w:t>
      </w:r>
      <w:r>
        <w:rPr>
          <w:spacing w:val="-4"/>
          <w:w w:val="105"/>
        </w:rPr>
        <w:t xml:space="preserve"> </w:t>
      </w:r>
      <w:r>
        <w:rPr>
          <w:w w:val="105"/>
        </w:rPr>
        <w:t>seeds</w:t>
      </w:r>
      <w:r>
        <w:rPr>
          <w:spacing w:val="-3"/>
          <w:w w:val="105"/>
        </w:rPr>
        <w:t xml:space="preserve"> </w:t>
      </w:r>
      <w:r>
        <w:rPr>
          <w:w w:val="105"/>
        </w:rPr>
        <w:t>that</w:t>
      </w:r>
      <w:r>
        <w:rPr>
          <w:spacing w:val="-3"/>
          <w:w w:val="105"/>
        </w:rPr>
        <w:t xml:space="preserve"> </w:t>
      </w:r>
      <w:r>
        <w:rPr>
          <w:w w:val="105"/>
        </w:rPr>
        <w:t>help</w:t>
      </w:r>
      <w:r>
        <w:rPr>
          <w:spacing w:val="-4"/>
          <w:w w:val="105"/>
        </w:rPr>
        <w:t xml:space="preserve"> </w:t>
      </w:r>
      <w:r>
        <w:rPr>
          <w:w w:val="105"/>
        </w:rPr>
        <w:t>the</w:t>
      </w:r>
      <w:r>
        <w:rPr>
          <w:spacing w:val="-4"/>
          <w:w w:val="105"/>
        </w:rPr>
        <w:t xml:space="preserve"> </w:t>
      </w:r>
      <w:r>
        <w:rPr>
          <w:w w:val="105"/>
        </w:rPr>
        <w:t>popula</w:t>
      </w:r>
      <w:del w:id="2" w:author="Aitken, Sally" w:date="2025-06-09T16:23:00Z" w16du:dateUtc="2025-06-09T23:23:00Z">
        <w:r w:rsidDel="00A80E40">
          <w:rPr>
            <w:w w:val="105"/>
          </w:rPr>
          <w:delText xml:space="preserve">- </w:delText>
        </w:r>
      </w:del>
      <w:r>
        <w:rPr>
          <w:w w:val="105"/>
        </w:rPr>
        <w:t>tion buffer against environmental variability, allowing seeds to wait for favorable conditions to germinate (V</w:t>
      </w:r>
      <w:hyperlink w:anchor="_bookmark66" w:history="1">
        <w:r w:rsidR="00A43655">
          <w:rPr>
            <w:w w:val="105"/>
          </w:rPr>
          <w:t>enable,</w:t>
        </w:r>
      </w:hyperlink>
      <w:r>
        <w:rPr>
          <w:w w:val="105"/>
        </w:rPr>
        <w:t xml:space="preserve"> </w:t>
      </w:r>
      <w:hyperlink w:anchor="_bookmark66" w:history="1">
        <w:r w:rsidR="00A43655">
          <w:rPr>
            <w:w w:val="105"/>
          </w:rPr>
          <w:t>1989).</w:t>
        </w:r>
      </w:hyperlink>
      <w:r>
        <w:rPr>
          <w:w w:val="105"/>
        </w:rPr>
        <w:t xml:space="preserve"> This strategy not only improves seedling survival in the short term but also promotes long-term regeneration, helping to maintain a plant population over time.</w:t>
      </w:r>
    </w:p>
    <w:p w14:paraId="01BBED20" w14:textId="645C3EBD" w:rsidR="00A43655" w:rsidRDefault="003254AF">
      <w:pPr>
        <w:pStyle w:val="BodyText"/>
        <w:spacing w:before="226" w:line="362" w:lineRule="auto"/>
        <w:ind w:left="144" w:right="140"/>
        <w:jc w:val="both"/>
      </w:pPr>
      <w:r>
        <w:rPr>
          <w:w w:val="105"/>
        </w:rPr>
        <w:t xml:space="preserve">Ongoing anthropogenic climate change is extending growing seasons, shifting precipitation pat- terns, and likely making environmental variability less predictable </w:t>
      </w:r>
      <w:hyperlink w:anchor="_bookmark18" w:history="1">
        <w:r w:rsidR="00A43655">
          <w:rPr>
            <w:w w:val="105"/>
          </w:rPr>
          <w:t xml:space="preserve">(Calvin </w:t>
        </w:r>
        <w:r w:rsidR="00A43655">
          <w:rPr>
            <w:i/>
            <w:w w:val="105"/>
          </w:rPr>
          <w:t>et al.</w:t>
        </w:r>
      </w:hyperlink>
      <w:r>
        <w:rPr>
          <w:w w:val="105"/>
        </w:rPr>
        <w:t xml:space="preserve">, </w:t>
      </w:r>
      <w:hyperlink w:anchor="_bookmark18" w:history="1">
        <w:r w:rsidR="00A43655">
          <w:rPr>
            <w:w w:val="105"/>
          </w:rPr>
          <w:t>2023).</w:t>
        </w:r>
      </w:hyperlink>
      <w:r>
        <w:rPr>
          <w:spacing w:val="40"/>
          <w:w w:val="105"/>
        </w:rPr>
        <w:t xml:space="preserve"> </w:t>
      </w:r>
      <w:r>
        <w:rPr>
          <w:w w:val="105"/>
        </w:rPr>
        <w:t xml:space="preserve">These changes may influence the balance of the growth-reproduction trade-off through altered plant resource availability and consequently, masting behavior, which will not only affect the forest population dynamics itself, but also the seed predator community that relies on the forests. Understanding how these dynamics function, and the role that climate plays, is critical for pre- </w:t>
      </w:r>
      <w:proofErr w:type="spellStart"/>
      <w:r>
        <w:rPr>
          <w:w w:val="105"/>
        </w:rPr>
        <w:t>dicting</w:t>
      </w:r>
      <w:proofErr w:type="spellEnd"/>
      <w:r>
        <w:rPr>
          <w:w w:val="105"/>
        </w:rPr>
        <w:t xml:space="preserve"> future forest composition and </w:t>
      </w:r>
      <w:r w:rsidR="001A6B27">
        <w:rPr>
          <w:w w:val="105"/>
        </w:rPr>
        <w:t xml:space="preserve">natural </w:t>
      </w:r>
      <w:r>
        <w:rPr>
          <w:w w:val="105"/>
        </w:rPr>
        <w:t>regeneration, but the complexity of masting has slowed progress.</w:t>
      </w:r>
      <w:r>
        <w:rPr>
          <w:spacing w:val="27"/>
          <w:w w:val="105"/>
        </w:rPr>
        <w:t xml:space="preserve">  </w:t>
      </w:r>
      <w:r>
        <w:rPr>
          <w:w w:val="105"/>
        </w:rPr>
        <w:t>Currently,</w:t>
      </w:r>
      <w:r>
        <w:rPr>
          <w:spacing w:val="41"/>
          <w:w w:val="105"/>
        </w:rPr>
        <w:t xml:space="preserve"> </w:t>
      </w:r>
      <w:r>
        <w:rPr>
          <w:w w:val="105"/>
        </w:rPr>
        <w:t>we</w:t>
      </w:r>
      <w:r>
        <w:rPr>
          <w:spacing w:val="34"/>
          <w:w w:val="105"/>
        </w:rPr>
        <w:t xml:space="preserve"> </w:t>
      </w:r>
      <w:r>
        <w:rPr>
          <w:w w:val="105"/>
        </w:rPr>
        <w:t>lack</w:t>
      </w:r>
      <w:r>
        <w:rPr>
          <w:spacing w:val="35"/>
          <w:w w:val="105"/>
        </w:rPr>
        <w:t xml:space="preserve"> </w:t>
      </w:r>
      <w:r>
        <w:rPr>
          <w:w w:val="105"/>
        </w:rPr>
        <w:t>a</w:t>
      </w:r>
      <w:r>
        <w:rPr>
          <w:spacing w:val="35"/>
          <w:w w:val="105"/>
        </w:rPr>
        <w:t xml:space="preserve"> </w:t>
      </w:r>
      <w:r>
        <w:rPr>
          <w:w w:val="105"/>
        </w:rPr>
        <w:t>comprehensive</w:t>
      </w:r>
      <w:r>
        <w:rPr>
          <w:spacing w:val="35"/>
          <w:w w:val="105"/>
        </w:rPr>
        <w:t xml:space="preserve"> </w:t>
      </w:r>
      <w:r>
        <w:rPr>
          <w:w w:val="105"/>
        </w:rPr>
        <w:t>model</w:t>
      </w:r>
      <w:r>
        <w:rPr>
          <w:spacing w:val="35"/>
          <w:w w:val="105"/>
        </w:rPr>
        <w:t xml:space="preserve"> </w:t>
      </w:r>
      <w:r>
        <w:rPr>
          <w:w w:val="105"/>
        </w:rPr>
        <w:t>to</w:t>
      </w:r>
      <w:r>
        <w:rPr>
          <w:spacing w:val="34"/>
          <w:w w:val="105"/>
        </w:rPr>
        <w:t xml:space="preserve"> </w:t>
      </w:r>
      <w:r>
        <w:rPr>
          <w:w w:val="105"/>
        </w:rPr>
        <w:t>predict</w:t>
      </w:r>
      <w:r>
        <w:rPr>
          <w:spacing w:val="35"/>
          <w:w w:val="105"/>
        </w:rPr>
        <w:t xml:space="preserve"> </w:t>
      </w:r>
      <w:r>
        <w:rPr>
          <w:w w:val="105"/>
        </w:rPr>
        <w:t>how</w:t>
      </w:r>
      <w:r>
        <w:rPr>
          <w:spacing w:val="35"/>
          <w:w w:val="105"/>
        </w:rPr>
        <w:t xml:space="preserve"> </w:t>
      </w:r>
      <w:r>
        <w:rPr>
          <w:w w:val="105"/>
        </w:rPr>
        <w:t>climate</w:t>
      </w:r>
      <w:r>
        <w:rPr>
          <w:spacing w:val="35"/>
          <w:w w:val="105"/>
        </w:rPr>
        <w:t xml:space="preserve"> </w:t>
      </w:r>
      <w:r>
        <w:rPr>
          <w:w w:val="105"/>
        </w:rPr>
        <w:t>change</w:t>
      </w:r>
      <w:r>
        <w:rPr>
          <w:spacing w:val="35"/>
          <w:w w:val="105"/>
        </w:rPr>
        <w:t xml:space="preserve"> </w:t>
      </w:r>
      <w:r>
        <w:rPr>
          <w:w w:val="105"/>
        </w:rPr>
        <w:lastRenderedPageBreak/>
        <w:t>will</w:t>
      </w:r>
      <w:r>
        <w:rPr>
          <w:spacing w:val="35"/>
          <w:w w:val="105"/>
        </w:rPr>
        <w:t xml:space="preserve"> </w:t>
      </w:r>
      <w:proofErr w:type="spellStart"/>
      <w:r>
        <w:rPr>
          <w:spacing w:val="-5"/>
          <w:w w:val="105"/>
        </w:rPr>
        <w:t>af</w:t>
      </w:r>
      <w:proofErr w:type="spellEnd"/>
      <w:r>
        <w:rPr>
          <w:spacing w:val="-5"/>
          <w:w w:val="105"/>
        </w:rPr>
        <w:t>-</w:t>
      </w:r>
    </w:p>
    <w:p w14:paraId="21849EFF"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77D46338" w14:textId="77777777" w:rsidR="00A43655" w:rsidRDefault="003254AF">
      <w:pPr>
        <w:pStyle w:val="BodyText"/>
        <w:spacing w:before="29" w:line="362" w:lineRule="auto"/>
        <w:ind w:left="144" w:right="141"/>
        <w:jc w:val="both"/>
      </w:pPr>
      <w:proofErr w:type="spellStart"/>
      <w:r>
        <w:rPr>
          <w:w w:val="105"/>
        </w:rPr>
        <w:lastRenderedPageBreak/>
        <w:t>fect</w:t>
      </w:r>
      <w:proofErr w:type="spellEnd"/>
      <w:r>
        <w:rPr>
          <w:w w:val="105"/>
        </w:rPr>
        <w:t xml:space="preserve"> masting that includes the relationship between growth and reproduction, and can make predictions across different species and ecosystems.</w:t>
      </w:r>
    </w:p>
    <w:p w14:paraId="29EF503C" w14:textId="4B550B96" w:rsidR="00A43655" w:rsidRDefault="003254AF">
      <w:pPr>
        <w:pStyle w:val="BodyText"/>
        <w:spacing w:before="221" w:line="362" w:lineRule="auto"/>
        <w:ind w:left="144" w:right="140"/>
        <w:jc w:val="both"/>
      </w:pPr>
      <w:r>
        <w:rPr>
          <w:w w:val="105"/>
        </w:rPr>
        <w:t>The aim of my thesis is to investigate how masting as a reproductive strategy</w:t>
      </w:r>
      <w:del w:id="3" w:author="Aitken, Sally" w:date="2025-06-09T16:25:00Z" w16du:dateUtc="2025-06-09T23:25:00Z">
        <w:r w:rsidDel="00236EA0">
          <w:rPr>
            <w:w w:val="105"/>
          </w:rPr>
          <w:delText>,</w:delText>
        </w:r>
      </w:del>
      <w:r>
        <w:rPr>
          <w:w w:val="105"/>
        </w:rPr>
        <w:t xml:space="preserve"> is related to the growth</w:t>
      </w:r>
      <w:r>
        <w:rPr>
          <w:spacing w:val="-5"/>
          <w:w w:val="105"/>
        </w:rPr>
        <w:t xml:space="preserve"> </w:t>
      </w:r>
      <w:r>
        <w:rPr>
          <w:w w:val="105"/>
        </w:rPr>
        <w:t>dynamics</w:t>
      </w:r>
      <w:r>
        <w:rPr>
          <w:spacing w:val="-5"/>
          <w:w w:val="105"/>
        </w:rPr>
        <w:t xml:space="preserve"> </w:t>
      </w:r>
      <w:r>
        <w:rPr>
          <w:w w:val="105"/>
        </w:rPr>
        <w:t>of</w:t>
      </w:r>
      <w:r>
        <w:rPr>
          <w:spacing w:val="-5"/>
          <w:w w:val="105"/>
        </w:rPr>
        <w:t xml:space="preserve"> </w:t>
      </w:r>
      <w:r>
        <w:rPr>
          <w:w w:val="105"/>
        </w:rPr>
        <w:t>tree</w:t>
      </w:r>
      <w:r>
        <w:rPr>
          <w:spacing w:val="-5"/>
          <w:w w:val="105"/>
        </w:rPr>
        <w:t xml:space="preserve"> </w:t>
      </w:r>
      <w:r>
        <w:rPr>
          <w:w w:val="105"/>
        </w:rPr>
        <w:t>species</w:t>
      </w:r>
      <w:r>
        <w:rPr>
          <w:spacing w:val="-5"/>
          <w:w w:val="105"/>
        </w:rPr>
        <w:t xml:space="preserve"> </w:t>
      </w:r>
      <w:r>
        <w:rPr>
          <w:w w:val="105"/>
        </w:rPr>
        <w:t>and</w:t>
      </w:r>
      <w:r>
        <w:rPr>
          <w:spacing w:val="-5"/>
          <w:w w:val="105"/>
        </w:rPr>
        <w:t xml:space="preserve"> </w:t>
      </w:r>
      <w:r>
        <w:rPr>
          <w:w w:val="105"/>
        </w:rPr>
        <w:t>their</w:t>
      </w:r>
      <w:r>
        <w:rPr>
          <w:spacing w:val="-5"/>
          <w:w w:val="105"/>
        </w:rPr>
        <w:t xml:space="preserve"> </w:t>
      </w:r>
      <w:r>
        <w:rPr>
          <w:w w:val="105"/>
        </w:rPr>
        <w:t>role</w:t>
      </w:r>
      <w:r>
        <w:rPr>
          <w:spacing w:val="-5"/>
          <w:w w:val="105"/>
        </w:rPr>
        <w:t xml:space="preserve"> </w:t>
      </w:r>
      <w:r>
        <w:rPr>
          <w:w w:val="105"/>
        </w:rPr>
        <w:t>in</w:t>
      </w:r>
      <w:r>
        <w:rPr>
          <w:spacing w:val="-5"/>
          <w:w w:val="105"/>
        </w:rPr>
        <w:t xml:space="preserve"> </w:t>
      </w:r>
      <w:r>
        <w:rPr>
          <w:w w:val="105"/>
        </w:rPr>
        <w:t>forest</w:t>
      </w:r>
      <w:r>
        <w:rPr>
          <w:spacing w:val="-5"/>
          <w:w w:val="105"/>
        </w:rPr>
        <w:t xml:space="preserve"> </w:t>
      </w:r>
      <w:r>
        <w:rPr>
          <w:w w:val="105"/>
        </w:rPr>
        <w:t>ecosystems,</w:t>
      </w:r>
      <w:r>
        <w:rPr>
          <w:spacing w:val="-3"/>
          <w:w w:val="105"/>
        </w:rPr>
        <w:t xml:space="preserve"> </w:t>
      </w:r>
      <w:r>
        <w:rPr>
          <w:w w:val="105"/>
        </w:rPr>
        <w:t>particularly</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context</w:t>
      </w:r>
      <w:r>
        <w:rPr>
          <w:spacing w:val="-5"/>
          <w:w w:val="105"/>
        </w:rPr>
        <w:t xml:space="preserve"> </w:t>
      </w:r>
      <w:r>
        <w:rPr>
          <w:w w:val="105"/>
        </w:rPr>
        <w:t>of climate change.</w:t>
      </w:r>
      <w:r>
        <w:rPr>
          <w:spacing w:val="38"/>
          <w:w w:val="105"/>
        </w:rPr>
        <w:t xml:space="preserve"> </w:t>
      </w:r>
      <w:r>
        <w:rPr>
          <w:w w:val="105"/>
        </w:rPr>
        <w:t>Using Mount Rainier as a case study, my proposed research will address three key questions: (1) Which reproductive traits are associated with masting? Addressing this will help</w:t>
      </w:r>
      <w:r>
        <w:rPr>
          <w:spacing w:val="9"/>
          <w:w w:val="105"/>
        </w:rPr>
        <w:t xml:space="preserve"> </w:t>
      </w:r>
      <w:r>
        <w:rPr>
          <w:w w:val="105"/>
        </w:rPr>
        <w:t>to</w:t>
      </w:r>
      <w:r>
        <w:rPr>
          <w:spacing w:val="9"/>
          <w:w w:val="105"/>
        </w:rPr>
        <w:t xml:space="preserve"> </w:t>
      </w:r>
      <w:r>
        <w:rPr>
          <w:w w:val="105"/>
        </w:rPr>
        <w:t>potentially</w:t>
      </w:r>
      <w:r>
        <w:rPr>
          <w:spacing w:val="10"/>
          <w:w w:val="105"/>
        </w:rPr>
        <w:t xml:space="preserve"> </w:t>
      </w:r>
      <w:r>
        <w:rPr>
          <w:w w:val="105"/>
        </w:rPr>
        <w:t>identify</w:t>
      </w:r>
      <w:r>
        <w:rPr>
          <w:spacing w:val="9"/>
          <w:w w:val="105"/>
        </w:rPr>
        <w:t xml:space="preserve"> </w:t>
      </w:r>
      <w:r>
        <w:rPr>
          <w:w w:val="105"/>
        </w:rPr>
        <w:t>what</w:t>
      </w:r>
      <w:r>
        <w:rPr>
          <w:spacing w:val="9"/>
          <w:w w:val="105"/>
        </w:rPr>
        <w:t xml:space="preserve"> </w:t>
      </w:r>
      <w:r>
        <w:rPr>
          <w:w w:val="105"/>
        </w:rPr>
        <w:t>triggers</w:t>
      </w:r>
      <w:r>
        <w:rPr>
          <w:spacing w:val="10"/>
          <w:w w:val="105"/>
        </w:rPr>
        <w:t xml:space="preserve"> </w:t>
      </w:r>
      <w:r>
        <w:rPr>
          <w:w w:val="105"/>
        </w:rPr>
        <w:t>masting</w:t>
      </w:r>
      <w:r>
        <w:rPr>
          <w:spacing w:val="9"/>
          <w:w w:val="105"/>
        </w:rPr>
        <w:t xml:space="preserve"> </w:t>
      </w:r>
      <w:r>
        <w:rPr>
          <w:w w:val="105"/>
        </w:rPr>
        <w:t>across</w:t>
      </w:r>
      <w:r>
        <w:rPr>
          <w:spacing w:val="9"/>
          <w:w w:val="105"/>
        </w:rPr>
        <w:t xml:space="preserve"> </w:t>
      </w:r>
      <w:r>
        <w:rPr>
          <w:w w:val="105"/>
        </w:rPr>
        <w:t>species,</w:t>
      </w:r>
      <w:r>
        <w:rPr>
          <w:spacing w:val="10"/>
          <w:w w:val="105"/>
        </w:rPr>
        <w:t xml:space="preserve"> </w:t>
      </w:r>
      <w:r>
        <w:rPr>
          <w:w w:val="105"/>
        </w:rPr>
        <w:t>and</w:t>
      </w:r>
      <w:r>
        <w:rPr>
          <w:spacing w:val="9"/>
          <w:w w:val="105"/>
        </w:rPr>
        <w:t xml:space="preserve"> </w:t>
      </w:r>
      <w:r>
        <w:rPr>
          <w:w w:val="105"/>
        </w:rPr>
        <w:t>in</w:t>
      </w:r>
      <w:r>
        <w:rPr>
          <w:spacing w:val="10"/>
          <w:w w:val="105"/>
        </w:rPr>
        <w:t xml:space="preserve"> </w:t>
      </w:r>
      <w:r>
        <w:rPr>
          <w:w w:val="105"/>
        </w:rPr>
        <w:t>different</w:t>
      </w:r>
      <w:r>
        <w:rPr>
          <w:spacing w:val="9"/>
          <w:w w:val="105"/>
        </w:rPr>
        <w:t xml:space="preserve"> </w:t>
      </w:r>
      <w:r>
        <w:rPr>
          <w:spacing w:val="-2"/>
          <w:w w:val="105"/>
        </w:rPr>
        <w:t>environments.</w:t>
      </w:r>
    </w:p>
    <w:p w14:paraId="5CE5CF0F" w14:textId="77777777" w:rsidR="00A43655" w:rsidRDefault="003254AF">
      <w:pPr>
        <w:pStyle w:val="BodyText"/>
        <w:spacing w:before="4" w:line="362" w:lineRule="auto"/>
        <w:ind w:left="144" w:right="142"/>
        <w:jc w:val="both"/>
      </w:pPr>
      <w:r>
        <w:rPr>
          <w:w w:val="105"/>
        </w:rPr>
        <w:t>(2) Is there a detectable trade-off between mast seeding events and tree growth?</w:t>
      </w:r>
      <w:r>
        <w:rPr>
          <w:spacing w:val="40"/>
          <w:w w:val="105"/>
        </w:rPr>
        <w:t xml:space="preserve"> </w:t>
      </w:r>
      <w:r>
        <w:rPr>
          <w:w w:val="105"/>
        </w:rPr>
        <w:t>(3) How will changing climate conditions affect seed dynamics? Answering these questions will contribute to our understanding of how masting shapes the growth and regeneration dynamics of coniferous forests in Mount Rainier, with inference on how masting dynamics might be related to growth and environmental changes in other coniferous forests.</w:t>
      </w:r>
    </w:p>
    <w:p w14:paraId="7745544D" w14:textId="77777777" w:rsidR="00A43655" w:rsidRDefault="00A43655">
      <w:pPr>
        <w:pStyle w:val="BodyText"/>
      </w:pPr>
    </w:p>
    <w:p w14:paraId="39C016B8" w14:textId="77777777" w:rsidR="00A43655" w:rsidRDefault="00A43655">
      <w:pPr>
        <w:pStyle w:val="BodyText"/>
        <w:spacing w:before="89"/>
      </w:pPr>
    </w:p>
    <w:p w14:paraId="1934575B" w14:textId="77777777" w:rsidR="00A43655" w:rsidRDefault="003254AF">
      <w:pPr>
        <w:pStyle w:val="Heading1"/>
        <w:numPr>
          <w:ilvl w:val="0"/>
          <w:numId w:val="2"/>
        </w:numPr>
        <w:tabs>
          <w:tab w:val="left" w:pos="627"/>
        </w:tabs>
        <w:ind w:left="627" w:hanging="483"/>
        <w:jc w:val="both"/>
      </w:pPr>
      <w:bookmarkStart w:id="4" w:name="Explore_which_reproductive_traits_are_re"/>
      <w:bookmarkEnd w:id="4"/>
      <w:r>
        <w:rPr>
          <w:w w:val="120"/>
        </w:rPr>
        <w:t>Explore</w:t>
      </w:r>
      <w:r>
        <w:rPr>
          <w:spacing w:val="21"/>
          <w:w w:val="120"/>
        </w:rPr>
        <w:t xml:space="preserve"> </w:t>
      </w:r>
      <w:r>
        <w:rPr>
          <w:w w:val="120"/>
        </w:rPr>
        <w:t>which</w:t>
      </w:r>
      <w:r>
        <w:rPr>
          <w:spacing w:val="22"/>
          <w:w w:val="120"/>
        </w:rPr>
        <w:t xml:space="preserve"> </w:t>
      </w:r>
      <w:r>
        <w:rPr>
          <w:w w:val="120"/>
        </w:rPr>
        <w:t>reproductive</w:t>
      </w:r>
      <w:r>
        <w:rPr>
          <w:spacing w:val="22"/>
          <w:w w:val="120"/>
        </w:rPr>
        <w:t xml:space="preserve"> </w:t>
      </w:r>
      <w:r>
        <w:rPr>
          <w:w w:val="120"/>
        </w:rPr>
        <w:t>traits</w:t>
      </w:r>
      <w:r>
        <w:rPr>
          <w:spacing w:val="22"/>
          <w:w w:val="120"/>
        </w:rPr>
        <w:t xml:space="preserve"> </w:t>
      </w:r>
      <w:r>
        <w:rPr>
          <w:w w:val="120"/>
        </w:rPr>
        <w:t>are</w:t>
      </w:r>
      <w:r>
        <w:rPr>
          <w:spacing w:val="21"/>
          <w:w w:val="120"/>
        </w:rPr>
        <w:t xml:space="preserve"> </w:t>
      </w:r>
      <w:r>
        <w:rPr>
          <w:w w:val="120"/>
        </w:rPr>
        <w:t>relevant</w:t>
      </w:r>
      <w:r>
        <w:rPr>
          <w:spacing w:val="22"/>
          <w:w w:val="120"/>
        </w:rPr>
        <w:t xml:space="preserve"> </w:t>
      </w:r>
      <w:r>
        <w:rPr>
          <w:w w:val="120"/>
        </w:rPr>
        <w:t>to</w:t>
      </w:r>
      <w:r>
        <w:rPr>
          <w:spacing w:val="22"/>
          <w:w w:val="120"/>
        </w:rPr>
        <w:t xml:space="preserve"> </w:t>
      </w:r>
      <w:r>
        <w:rPr>
          <w:spacing w:val="-2"/>
          <w:w w:val="120"/>
        </w:rPr>
        <w:t>masting</w:t>
      </w:r>
    </w:p>
    <w:p w14:paraId="0807EE9E" w14:textId="77777777" w:rsidR="00A43655" w:rsidRDefault="00A43655">
      <w:pPr>
        <w:pStyle w:val="BodyText"/>
        <w:spacing w:before="214"/>
        <w:rPr>
          <w:b/>
          <w:sz w:val="28"/>
        </w:rPr>
      </w:pPr>
    </w:p>
    <w:p w14:paraId="3359CB7C" w14:textId="1A637180" w:rsidR="00A43655" w:rsidRDefault="003254AF">
      <w:pPr>
        <w:pStyle w:val="BodyText"/>
        <w:spacing w:before="1" w:line="362" w:lineRule="auto"/>
        <w:ind w:left="144" w:right="139"/>
        <w:jc w:val="both"/>
      </w:pPr>
      <w:r>
        <w:rPr>
          <w:w w:val="105"/>
        </w:rPr>
        <w:t xml:space="preserve">Masting is widely observed across different plant lineages in different biomes, with several ma- </w:t>
      </w:r>
      <w:proofErr w:type="spellStart"/>
      <w:r>
        <w:rPr>
          <w:w w:val="105"/>
        </w:rPr>
        <w:t>jor</w:t>
      </w:r>
      <w:proofErr w:type="spellEnd"/>
      <w:r>
        <w:rPr>
          <w:w w:val="105"/>
        </w:rPr>
        <w:t xml:space="preserve"> hypotheses for how masting could yield fitness benefits, compared to reproducing every</w:t>
      </w:r>
      <w:r>
        <w:rPr>
          <w:spacing w:val="80"/>
          <w:w w:val="105"/>
        </w:rPr>
        <w:t xml:space="preserve"> </w:t>
      </w:r>
      <w:r>
        <w:rPr>
          <w:w w:val="105"/>
        </w:rPr>
        <w:t xml:space="preserve">year </w:t>
      </w:r>
      <w:hyperlink w:anchor="_bookmark43" w:history="1">
        <w:r w:rsidR="00A43655">
          <w:rPr>
            <w:w w:val="105"/>
          </w:rPr>
          <w:t>(Koenig,</w:t>
        </w:r>
      </w:hyperlink>
      <w:r>
        <w:rPr>
          <w:w w:val="105"/>
        </w:rPr>
        <w:t xml:space="preserve"> </w:t>
      </w:r>
      <w:hyperlink w:anchor="_bookmark43" w:history="1">
        <w:r w:rsidR="00A43655">
          <w:rPr>
            <w:w w:val="105"/>
          </w:rPr>
          <w:t>2021;</w:t>
        </w:r>
      </w:hyperlink>
      <w:r>
        <w:rPr>
          <w:w w:val="105"/>
        </w:rPr>
        <w:t xml:space="preserve"> </w:t>
      </w:r>
      <w:hyperlink w:anchor="_bookmark67" w:history="1">
        <w:r w:rsidR="00A43655">
          <w:rPr>
            <w:w w:val="105"/>
          </w:rPr>
          <w:t>Waller,</w:t>
        </w:r>
      </w:hyperlink>
      <w:r>
        <w:rPr>
          <w:w w:val="105"/>
        </w:rPr>
        <w:t xml:space="preserve"> </w:t>
      </w:r>
      <w:hyperlink w:anchor="_bookmark67" w:history="1">
        <w:r w:rsidR="00A43655">
          <w:rPr>
            <w:w w:val="105"/>
          </w:rPr>
          <w:t>1979).</w:t>
        </w:r>
      </w:hyperlink>
      <w:r>
        <w:rPr>
          <w:w w:val="105"/>
        </w:rPr>
        <w:t xml:space="preserve"> The most commonly accepted hypothesis for masting is the predator satiation hypothesis, which suggests that masting overwhelms seed predators with a large seed crop in one year, then starves these predators during the following years with a low seed crop </w:t>
      </w:r>
      <w:hyperlink w:anchor="_bookmark37" w:history="1">
        <w:r w:rsidR="00A43655">
          <w:rPr>
            <w:w w:val="105"/>
          </w:rPr>
          <w:t>(Janzen,</w:t>
        </w:r>
      </w:hyperlink>
      <w:r>
        <w:rPr>
          <w:w w:val="105"/>
        </w:rPr>
        <w:t xml:space="preserve"> </w:t>
      </w:r>
      <w:hyperlink w:anchor="_bookmark37" w:history="1">
        <w:r w:rsidR="00A43655">
          <w:rPr>
            <w:w w:val="105"/>
          </w:rPr>
          <w:t>1971).</w:t>
        </w:r>
      </w:hyperlink>
      <w:r>
        <w:rPr>
          <w:spacing w:val="40"/>
          <w:w w:val="105"/>
        </w:rPr>
        <w:t xml:space="preserve"> </w:t>
      </w:r>
      <w:r>
        <w:rPr>
          <w:w w:val="105"/>
        </w:rPr>
        <w:t>By manipulating the seed predator population, masting should thus increase the likelihood of seed survival and germination.</w:t>
      </w:r>
      <w:r>
        <w:rPr>
          <w:spacing w:val="40"/>
          <w:w w:val="105"/>
        </w:rPr>
        <w:t xml:space="preserve"> </w:t>
      </w:r>
      <w:r>
        <w:rPr>
          <w:w w:val="105"/>
        </w:rPr>
        <w:t xml:space="preserve">Another widely accepted hypothesis focuses on the benefits of masting for pollination success—the pollination coupling hypothesis </w:t>
      </w:r>
      <w:hyperlink w:anchor="_bookmark20" w:history="1">
        <w:r w:rsidR="00A43655">
          <w:rPr>
            <w:w w:val="105"/>
          </w:rPr>
          <w:t>(Crone &amp; Rapp,</w:t>
        </w:r>
      </w:hyperlink>
      <w:r>
        <w:rPr>
          <w:w w:val="105"/>
        </w:rPr>
        <w:t xml:space="preserve"> </w:t>
      </w:r>
      <w:hyperlink w:anchor="_bookmark20" w:history="1">
        <w:r w:rsidR="00A43655">
          <w:rPr>
            <w:w w:val="105"/>
          </w:rPr>
          <w:t>2014).</w:t>
        </w:r>
      </w:hyperlink>
      <w:r>
        <w:rPr>
          <w:spacing w:val="40"/>
          <w:w w:val="105"/>
        </w:rPr>
        <w:t xml:space="preserve"> </w:t>
      </w:r>
      <w:r>
        <w:rPr>
          <w:w w:val="105"/>
        </w:rPr>
        <w:t xml:space="preserve">Under this hypothesis, highly synchronized flowering improves </w:t>
      </w:r>
      <w:proofErr w:type="spellStart"/>
      <w:r>
        <w:rPr>
          <w:w w:val="105"/>
        </w:rPr>
        <w:t>pollina</w:t>
      </w:r>
      <w:proofErr w:type="spellEnd"/>
      <w:r>
        <w:rPr>
          <w:w w:val="105"/>
        </w:rPr>
        <w:t xml:space="preserve">- </w:t>
      </w:r>
      <w:proofErr w:type="spellStart"/>
      <w:r>
        <w:rPr>
          <w:w w:val="105"/>
        </w:rPr>
        <w:t>tion</w:t>
      </w:r>
      <w:proofErr w:type="spellEnd"/>
      <w:r>
        <w:rPr>
          <w:w w:val="105"/>
        </w:rPr>
        <w:t xml:space="preserve"> success and results in more seeds.</w:t>
      </w:r>
      <w:r>
        <w:rPr>
          <w:spacing w:val="40"/>
          <w:w w:val="105"/>
        </w:rPr>
        <w:t xml:space="preserve"> </w:t>
      </w:r>
      <w:r>
        <w:rPr>
          <w:w w:val="105"/>
        </w:rPr>
        <w:t xml:space="preserve">While </w:t>
      </w:r>
      <w:proofErr w:type="gramStart"/>
      <w:r>
        <w:rPr>
          <w:w w:val="105"/>
        </w:rPr>
        <w:t>both of these</w:t>
      </w:r>
      <w:proofErr w:type="gramEnd"/>
      <w:r>
        <w:rPr>
          <w:w w:val="105"/>
        </w:rPr>
        <w:t xml:space="preserve"> </w:t>
      </w:r>
      <w:r w:rsidR="00C23C9D">
        <w:rPr>
          <w:w w:val="105"/>
        </w:rPr>
        <w:t xml:space="preserve">hypotheses </w:t>
      </w:r>
      <w:r>
        <w:rPr>
          <w:w w:val="105"/>
        </w:rPr>
        <w:t>focus on reproductive success,</w:t>
      </w:r>
      <w:r>
        <w:rPr>
          <w:spacing w:val="-7"/>
          <w:w w:val="105"/>
        </w:rPr>
        <w:t xml:space="preserve"> </w:t>
      </w:r>
      <w:r>
        <w:rPr>
          <w:w w:val="105"/>
        </w:rPr>
        <w:t>the</w:t>
      </w:r>
      <w:r>
        <w:rPr>
          <w:spacing w:val="-9"/>
          <w:w w:val="105"/>
        </w:rPr>
        <w:t xml:space="preserve"> </w:t>
      </w:r>
      <w:r>
        <w:rPr>
          <w:w w:val="105"/>
        </w:rPr>
        <w:t>resource</w:t>
      </w:r>
      <w:r>
        <w:rPr>
          <w:spacing w:val="-9"/>
          <w:w w:val="105"/>
        </w:rPr>
        <w:t xml:space="preserve"> </w:t>
      </w:r>
      <w:r>
        <w:rPr>
          <w:w w:val="105"/>
        </w:rPr>
        <w:t>matching</w:t>
      </w:r>
      <w:r>
        <w:rPr>
          <w:spacing w:val="-9"/>
          <w:w w:val="105"/>
        </w:rPr>
        <w:t xml:space="preserve"> </w:t>
      </w:r>
      <w:r>
        <w:rPr>
          <w:w w:val="105"/>
        </w:rPr>
        <w:t>hypothesis</w:t>
      </w:r>
      <w:r>
        <w:rPr>
          <w:spacing w:val="-9"/>
          <w:w w:val="105"/>
        </w:rPr>
        <w:t xml:space="preserve"> </w:t>
      </w:r>
      <w:r>
        <w:rPr>
          <w:w w:val="105"/>
        </w:rPr>
        <w:t>focuses</w:t>
      </w:r>
      <w:r>
        <w:rPr>
          <w:spacing w:val="-9"/>
          <w:w w:val="105"/>
        </w:rPr>
        <w:t xml:space="preserve"> </w:t>
      </w:r>
      <w:r>
        <w:rPr>
          <w:w w:val="105"/>
        </w:rPr>
        <w:t>more</w:t>
      </w:r>
      <w:r>
        <w:rPr>
          <w:spacing w:val="-9"/>
          <w:w w:val="105"/>
        </w:rPr>
        <w:t xml:space="preserve"> </w:t>
      </w:r>
      <w:r>
        <w:rPr>
          <w:w w:val="105"/>
        </w:rPr>
        <w:t>on</w:t>
      </w:r>
      <w:r>
        <w:rPr>
          <w:spacing w:val="-8"/>
          <w:w w:val="105"/>
        </w:rPr>
        <w:t xml:space="preserve"> </w:t>
      </w:r>
      <w:r>
        <w:rPr>
          <w:w w:val="105"/>
        </w:rPr>
        <w:t>resource</w:t>
      </w:r>
      <w:r>
        <w:rPr>
          <w:spacing w:val="-9"/>
          <w:w w:val="105"/>
        </w:rPr>
        <w:t xml:space="preserve"> </w:t>
      </w:r>
      <w:r>
        <w:rPr>
          <w:w w:val="105"/>
        </w:rPr>
        <w:t>constraints.</w:t>
      </w:r>
      <w:r>
        <w:rPr>
          <w:spacing w:val="13"/>
          <w:w w:val="105"/>
        </w:rPr>
        <w:t xml:space="preserve"> </w:t>
      </w:r>
      <w:r>
        <w:rPr>
          <w:w w:val="105"/>
        </w:rPr>
        <w:t>It</w:t>
      </w:r>
      <w:r>
        <w:rPr>
          <w:spacing w:val="-8"/>
          <w:w w:val="105"/>
        </w:rPr>
        <w:t xml:space="preserve"> </w:t>
      </w:r>
      <w:r>
        <w:rPr>
          <w:w w:val="105"/>
        </w:rPr>
        <w:t>suggests</w:t>
      </w:r>
      <w:r>
        <w:rPr>
          <w:spacing w:val="-9"/>
          <w:w w:val="105"/>
        </w:rPr>
        <w:t xml:space="preserve"> </w:t>
      </w:r>
      <w:r>
        <w:rPr>
          <w:w w:val="105"/>
        </w:rPr>
        <w:t xml:space="preserve">that a fixed fraction of resources is allocated to reproduction every year </w:t>
      </w:r>
      <w:hyperlink w:anchor="_bookmark40" w:history="1">
        <w:r w:rsidR="00A43655">
          <w:rPr>
            <w:w w:val="105"/>
          </w:rPr>
          <w:t>(Kelly,</w:t>
        </w:r>
      </w:hyperlink>
      <w:r>
        <w:rPr>
          <w:w w:val="105"/>
        </w:rPr>
        <w:t xml:space="preserve"> </w:t>
      </w:r>
      <w:hyperlink w:anchor="_bookmark40" w:history="1">
        <w:r w:rsidR="00A43655">
          <w:rPr>
            <w:w w:val="105"/>
          </w:rPr>
          <w:t>1994).</w:t>
        </w:r>
      </w:hyperlink>
      <w:r>
        <w:rPr>
          <w:spacing w:val="31"/>
          <w:w w:val="105"/>
        </w:rPr>
        <w:t xml:space="preserve"> </w:t>
      </w:r>
      <w:r>
        <w:rPr>
          <w:w w:val="105"/>
        </w:rPr>
        <w:t>In years when environmental</w:t>
      </w:r>
      <w:r>
        <w:rPr>
          <w:spacing w:val="-13"/>
          <w:w w:val="105"/>
        </w:rPr>
        <w:t xml:space="preserve"> </w:t>
      </w:r>
      <w:r>
        <w:rPr>
          <w:w w:val="105"/>
        </w:rPr>
        <w:t>conditions</w:t>
      </w:r>
      <w:r>
        <w:rPr>
          <w:spacing w:val="-13"/>
          <w:w w:val="105"/>
        </w:rPr>
        <w:t xml:space="preserve"> </w:t>
      </w:r>
      <w:r>
        <w:rPr>
          <w:w w:val="105"/>
        </w:rPr>
        <w:t>are</w:t>
      </w:r>
      <w:r>
        <w:rPr>
          <w:spacing w:val="-13"/>
          <w:w w:val="105"/>
        </w:rPr>
        <w:t xml:space="preserve"> </w:t>
      </w:r>
      <w:r>
        <w:rPr>
          <w:w w:val="105"/>
        </w:rPr>
        <w:t>favorable,</w:t>
      </w:r>
      <w:r>
        <w:rPr>
          <w:spacing w:val="-11"/>
          <w:w w:val="105"/>
        </w:rPr>
        <w:t xml:space="preserve"> </w:t>
      </w:r>
      <w:r>
        <w:rPr>
          <w:w w:val="105"/>
        </w:rPr>
        <w:t>plants</w:t>
      </w:r>
      <w:r>
        <w:rPr>
          <w:spacing w:val="-13"/>
          <w:w w:val="105"/>
        </w:rPr>
        <w:t xml:space="preserve"> </w:t>
      </w:r>
      <w:r>
        <w:rPr>
          <w:w w:val="105"/>
        </w:rPr>
        <w:t>accumulate</w:t>
      </w:r>
      <w:r>
        <w:rPr>
          <w:spacing w:val="-13"/>
          <w:w w:val="105"/>
        </w:rPr>
        <w:t xml:space="preserve"> </w:t>
      </w:r>
      <w:r>
        <w:rPr>
          <w:w w:val="105"/>
        </w:rPr>
        <w:t>more</w:t>
      </w:r>
      <w:r>
        <w:rPr>
          <w:spacing w:val="-13"/>
          <w:w w:val="105"/>
        </w:rPr>
        <w:t xml:space="preserve"> </w:t>
      </w:r>
      <w:r>
        <w:rPr>
          <w:w w:val="105"/>
        </w:rPr>
        <w:t>resources,</w:t>
      </w:r>
      <w:r>
        <w:rPr>
          <w:spacing w:val="-11"/>
          <w:w w:val="105"/>
        </w:rPr>
        <w:t xml:space="preserve"> </w:t>
      </w:r>
      <w:r>
        <w:rPr>
          <w:w w:val="105"/>
        </w:rPr>
        <w:t>which</w:t>
      </w:r>
      <w:r>
        <w:rPr>
          <w:spacing w:val="-13"/>
          <w:w w:val="105"/>
        </w:rPr>
        <w:t xml:space="preserve"> </w:t>
      </w:r>
      <w:r>
        <w:rPr>
          <w:w w:val="105"/>
        </w:rPr>
        <w:t>allows</w:t>
      </w:r>
      <w:r>
        <w:rPr>
          <w:spacing w:val="-13"/>
          <w:w w:val="105"/>
        </w:rPr>
        <w:t xml:space="preserve"> </w:t>
      </w:r>
      <w:r>
        <w:rPr>
          <w:w w:val="105"/>
        </w:rPr>
        <w:t>them</w:t>
      </w:r>
      <w:r>
        <w:rPr>
          <w:spacing w:val="-13"/>
          <w:w w:val="105"/>
        </w:rPr>
        <w:t xml:space="preserve"> </w:t>
      </w:r>
      <w:r>
        <w:rPr>
          <w:w w:val="105"/>
        </w:rPr>
        <w:t>to produce a larger seed crop during a masting event.</w:t>
      </w:r>
      <w:r>
        <w:rPr>
          <w:spacing w:val="30"/>
          <w:w w:val="105"/>
        </w:rPr>
        <w:t xml:space="preserve"> </w:t>
      </w:r>
      <w:r>
        <w:rPr>
          <w:w w:val="105"/>
        </w:rPr>
        <w:t>Under this hypothesis, masting is not driven by a selective advantage per se, but rather a result of a resource availability constraint, with the potential</w:t>
      </w:r>
      <w:r>
        <w:rPr>
          <w:spacing w:val="15"/>
          <w:w w:val="105"/>
        </w:rPr>
        <w:t xml:space="preserve"> </w:t>
      </w:r>
      <w:r>
        <w:rPr>
          <w:w w:val="105"/>
        </w:rPr>
        <w:t>for</w:t>
      </w:r>
      <w:r>
        <w:rPr>
          <w:spacing w:val="16"/>
          <w:w w:val="105"/>
        </w:rPr>
        <w:t xml:space="preserve"> </w:t>
      </w:r>
      <w:r>
        <w:rPr>
          <w:w w:val="105"/>
        </w:rPr>
        <w:t>increased</w:t>
      </w:r>
      <w:r>
        <w:rPr>
          <w:spacing w:val="16"/>
          <w:w w:val="105"/>
        </w:rPr>
        <w:t xml:space="preserve"> </w:t>
      </w:r>
      <w:r>
        <w:rPr>
          <w:w w:val="105"/>
        </w:rPr>
        <w:t>reproductive</w:t>
      </w:r>
      <w:r>
        <w:rPr>
          <w:spacing w:val="16"/>
          <w:w w:val="105"/>
        </w:rPr>
        <w:t xml:space="preserve"> </w:t>
      </w:r>
      <w:r>
        <w:rPr>
          <w:w w:val="105"/>
        </w:rPr>
        <w:t>output</w:t>
      </w:r>
      <w:r>
        <w:rPr>
          <w:spacing w:val="16"/>
          <w:w w:val="105"/>
        </w:rPr>
        <w:t xml:space="preserve"> </w:t>
      </w:r>
      <w:r>
        <w:rPr>
          <w:w w:val="105"/>
        </w:rPr>
        <w:t>when</w:t>
      </w:r>
      <w:r>
        <w:rPr>
          <w:spacing w:val="16"/>
          <w:w w:val="105"/>
        </w:rPr>
        <w:t xml:space="preserve"> </w:t>
      </w:r>
      <w:r>
        <w:rPr>
          <w:w w:val="105"/>
        </w:rPr>
        <w:t>resources</w:t>
      </w:r>
      <w:r>
        <w:rPr>
          <w:spacing w:val="16"/>
          <w:w w:val="105"/>
        </w:rPr>
        <w:t xml:space="preserve"> </w:t>
      </w:r>
      <w:r>
        <w:rPr>
          <w:w w:val="105"/>
        </w:rPr>
        <w:t>are</w:t>
      </w:r>
      <w:r>
        <w:rPr>
          <w:spacing w:val="15"/>
          <w:w w:val="105"/>
        </w:rPr>
        <w:t xml:space="preserve"> </w:t>
      </w:r>
      <w:r>
        <w:rPr>
          <w:w w:val="105"/>
        </w:rPr>
        <w:t>abundant.</w:t>
      </w:r>
      <w:r>
        <w:rPr>
          <w:spacing w:val="51"/>
          <w:w w:val="105"/>
        </w:rPr>
        <w:t xml:space="preserve"> </w:t>
      </w:r>
      <w:r>
        <w:rPr>
          <w:w w:val="105"/>
        </w:rPr>
        <w:t>Thus,</w:t>
      </w:r>
      <w:r>
        <w:rPr>
          <w:spacing w:val="17"/>
          <w:w w:val="105"/>
        </w:rPr>
        <w:t xml:space="preserve"> </w:t>
      </w:r>
      <w:r>
        <w:rPr>
          <w:w w:val="105"/>
        </w:rPr>
        <w:t>masting</w:t>
      </w:r>
      <w:r>
        <w:rPr>
          <w:spacing w:val="15"/>
          <w:w w:val="105"/>
        </w:rPr>
        <w:t xml:space="preserve"> </w:t>
      </w:r>
      <w:r>
        <w:rPr>
          <w:spacing w:val="-5"/>
          <w:w w:val="105"/>
        </w:rPr>
        <w:t>may</w:t>
      </w:r>
    </w:p>
    <w:p w14:paraId="16E034B5"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3252C35F" w14:textId="77777777" w:rsidR="00A43655" w:rsidRDefault="003254AF">
      <w:pPr>
        <w:pStyle w:val="BodyText"/>
        <w:spacing w:before="29" w:line="362" w:lineRule="auto"/>
        <w:ind w:left="143" w:right="140"/>
        <w:jc w:val="both"/>
      </w:pPr>
      <w:r>
        <w:rPr>
          <w:w w:val="105"/>
        </w:rPr>
        <w:lastRenderedPageBreak/>
        <w:t xml:space="preserve">appear as a neutral or incidental outcome of environmental conditions rather than an adaptive strategy to increase fitness </w:t>
      </w:r>
      <w:hyperlink w:anchor="_bookmark35" w:history="1">
        <w:r w:rsidR="00A43655">
          <w:rPr>
            <w:w w:val="105"/>
          </w:rPr>
          <w:t xml:space="preserve">(Isagi </w:t>
        </w:r>
        <w:r w:rsidR="00A43655">
          <w:rPr>
            <w:i/>
            <w:w w:val="105"/>
          </w:rPr>
          <w:t>et al.</w:t>
        </w:r>
      </w:hyperlink>
      <w:r>
        <w:rPr>
          <w:w w:val="105"/>
        </w:rPr>
        <w:t xml:space="preserve">, </w:t>
      </w:r>
      <w:hyperlink w:anchor="_bookmark35" w:history="1">
        <w:r w:rsidR="00A43655">
          <w:rPr>
            <w:w w:val="105"/>
          </w:rPr>
          <w:t>1997).</w:t>
        </w:r>
      </w:hyperlink>
      <w:r>
        <w:rPr>
          <w:w w:val="105"/>
        </w:rPr>
        <w:t xml:space="preserve"> Closely related to this is the environmental cues hypothesis, which suggests that certain environmental events trigger masting (P</w:t>
      </w:r>
      <w:hyperlink w:anchor="_bookmark55" w:history="1">
        <w:r w:rsidR="00A43655">
          <w:rPr>
            <w:w w:val="105"/>
          </w:rPr>
          <w:t xml:space="preserve">earse </w:t>
        </w:r>
        <w:r w:rsidR="00A43655">
          <w:rPr>
            <w:i/>
            <w:w w:val="105"/>
          </w:rPr>
          <w:t>et al.</w:t>
        </w:r>
      </w:hyperlink>
      <w:r>
        <w:rPr>
          <w:w w:val="105"/>
        </w:rPr>
        <w:t xml:space="preserve">, </w:t>
      </w:r>
      <w:hyperlink w:anchor="_bookmark55" w:history="1">
        <w:r w:rsidR="00A43655">
          <w:rPr>
            <w:w w:val="105"/>
          </w:rPr>
          <w:t>2016).</w:t>
        </w:r>
      </w:hyperlink>
      <w:r>
        <w:rPr>
          <w:spacing w:val="40"/>
          <w:w w:val="105"/>
        </w:rPr>
        <w:t xml:space="preserve"> </w:t>
      </w:r>
      <w:r>
        <w:rPr>
          <w:w w:val="105"/>
        </w:rPr>
        <w:t>These hypotheses are not mutually exclusive and may operate for different species in different environments.</w:t>
      </w:r>
    </w:p>
    <w:p w14:paraId="2C1DCF28" w14:textId="77777777" w:rsidR="00A43655" w:rsidRDefault="003254AF">
      <w:pPr>
        <w:pStyle w:val="BodyText"/>
        <w:spacing w:before="223" w:line="362" w:lineRule="auto"/>
        <w:ind w:left="143" w:right="139"/>
        <w:jc w:val="both"/>
      </w:pPr>
      <w:r>
        <w:rPr>
          <w:w w:val="105"/>
        </w:rPr>
        <w:t>Based on these hypotheses, we can link specific traits to the phenomenon of masting.</w:t>
      </w:r>
      <w:r>
        <w:rPr>
          <w:spacing w:val="40"/>
          <w:w w:val="105"/>
        </w:rPr>
        <w:t xml:space="preserve"> </w:t>
      </w:r>
      <w:r>
        <w:rPr>
          <w:w w:val="105"/>
        </w:rPr>
        <w:t xml:space="preserve">Since masting is a reproductive event, the most relevant traits are likely related to seed </w:t>
      </w:r>
      <w:proofErr w:type="spellStart"/>
      <w:r>
        <w:rPr>
          <w:w w:val="105"/>
        </w:rPr>
        <w:t>reproduc</w:t>
      </w:r>
      <w:proofErr w:type="spellEnd"/>
      <w:r>
        <w:rPr>
          <w:w w:val="105"/>
        </w:rPr>
        <w:t>-</w:t>
      </w:r>
      <w:r>
        <w:rPr>
          <w:spacing w:val="40"/>
          <w:w w:val="105"/>
        </w:rPr>
        <w:t xml:space="preserve"> </w:t>
      </w:r>
      <w:proofErr w:type="spellStart"/>
      <w:r>
        <w:rPr>
          <w:w w:val="105"/>
        </w:rPr>
        <w:t>tion</w:t>
      </w:r>
      <w:proofErr w:type="spellEnd"/>
      <w:r>
        <w:rPr>
          <w:w w:val="105"/>
        </w:rPr>
        <w:t>, which occurs through at least three critical stages:</w:t>
      </w:r>
      <w:r>
        <w:rPr>
          <w:spacing w:val="40"/>
          <w:w w:val="105"/>
        </w:rPr>
        <w:t xml:space="preserve"> </w:t>
      </w:r>
      <w:r>
        <w:rPr>
          <w:w w:val="105"/>
        </w:rPr>
        <w:t xml:space="preserve">pollination, seed maturation and seed dispersal </w:t>
      </w:r>
      <w:hyperlink w:anchor="_bookmark60" w:history="1">
        <w:r w:rsidR="00A43655">
          <w:rPr>
            <w:w w:val="105"/>
          </w:rPr>
          <w:t>(Satake &amp; Kelly,</w:t>
        </w:r>
      </w:hyperlink>
      <w:r>
        <w:rPr>
          <w:w w:val="105"/>
        </w:rPr>
        <w:t xml:space="preserve"> </w:t>
      </w:r>
      <w:hyperlink w:anchor="_bookmark60" w:history="1">
        <w:r w:rsidR="00A43655">
          <w:rPr>
            <w:w w:val="105"/>
          </w:rPr>
          <w:t>2021).</w:t>
        </w:r>
      </w:hyperlink>
      <w:r>
        <w:rPr>
          <w:spacing w:val="40"/>
          <w:w w:val="105"/>
        </w:rPr>
        <w:t xml:space="preserve"> </w:t>
      </w:r>
      <w:r>
        <w:rPr>
          <w:w w:val="105"/>
        </w:rPr>
        <w:t>Each stage presents unique opportunities that can influence</w:t>
      </w:r>
      <w:r>
        <w:rPr>
          <w:spacing w:val="40"/>
          <w:w w:val="105"/>
        </w:rPr>
        <w:t xml:space="preserve"> </w:t>
      </w:r>
      <w:r>
        <w:rPr>
          <w:w w:val="105"/>
        </w:rPr>
        <w:t>the overall success of mast seeding.</w:t>
      </w:r>
      <w:r>
        <w:rPr>
          <w:spacing w:val="40"/>
          <w:w w:val="105"/>
        </w:rPr>
        <w:t xml:space="preserve"> </w:t>
      </w:r>
      <w:r>
        <w:rPr>
          <w:w w:val="105"/>
        </w:rPr>
        <w:t>During pollination, traits can be linked to the pollination coupling hypothesis, which suggests that synchronized flowering improves pollination success and</w:t>
      </w:r>
      <w:r>
        <w:rPr>
          <w:spacing w:val="-2"/>
          <w:w w:val="105"/>
        </w:rPr>
        <w:t xml:space="preserve"> </w:t>
      </w:r>
      <w:r>
        <w:rPr>
          <w:w w:val="105"/>
        </w:rPr>
        <w:t>then</w:t>
      </w:r>
      <w:r>
        <w:rPr>
          <w:spacing w:val="-2"/>
          <w:w w:val="105"/>
        </w:rPr>
        <w:t xml:space="preserve"> </w:t>
      </w:r>
      <w:r>
        <w:rPr>
          <w:w w:val="105"/>
        </w:rPr>
        <w:t>seed</w:t>
      </w:r>
      <w:r>
        <w:rPr>
          <w:spacing w:val="-2"/>
          <w:w w:val="105"/>
        </w:rPr>
        <w:t xml:space="preserve"> </w:t>
      </w:r>
      <w:r>
        <w:rPr>
          <w:w w:val="105"/>
        </w:rPr>
        <w:t>production,</w:t>
      </w:r>
      <w:r>
        <w:rPr>
          <w:spacing w:val="-1"/>
          <w:w w:val="105"/>
        </w:rPr>
        <w:t xml:space="preserve"> </w:t>
      </w:r>
      <w:r>
        <w:rPr>
          <w:w w:val="105"/>
        </w:rPr>
        <w:t>such</w:t>
      </w:r>
      <w:r>
        <w:rPr>
          <w:spacing w:val="-2"/>
          <w:w w:val="105"/>
        </w:rPr>
        <w:t xml:space="preserve"> </w:t>
      </w:r>
      <w:r>
        <w:rPr>
          <w:w w:val="105"/>
        </w:rPr>
        <w:t>as</w:t>
      </w:r>
      <w:r>
        <w:rPr>
          <w:spacing w:val="-2"/>
          <w:w w:val="105"/>
        </w:rPr>
        <w:t xml:space="preserve"> </w:t>
      </w:r>
      <w:r>
        <w:rPr>
          <w:w w:val="105"/>
        </w:rPr>
        <w:t>whether</w:t>
      </w:r>
      <w:r>
        <w:rPr>
          <w:spacing w:val="-2"/>
          <w:w w:val="105"/>
        </w:rPr>
        <w:t xml:space="preserve"> </w:t>
      </w:r>
      <w:r>
        <w:rPr>
          <w:w w:val="105"/>
        </w:rPr>
        <w:t>a</w:t>
      </w:r>
      <w:r>
        <w:rPr>
          <w:spacing w:val="-2"/>
          <w:w w:val="105"/>
        </w:rPr>
        <w:t xml:space="preserve"> </w:t>
      </w:r>
      <w:r>
        <w:rPr>
          <w:w w:val="105"/>
        </w:rPr>
        <w:t>plant</w:t>
      </w:r>
      <w:r>
        <w:rPr>
          <w:spacing w:val="-2"/>
          <w:w w:val="105"/>
        </w:rPr>
        <w:t xml:space="preserve"> </w:t>
      </w:r>
      <w:r>
        <w:rPr>
          <w:w w:val="105"/>
        </w:rPr>
        <w:t>is</w:t>
      </w:r>
      <w:r>
        <w:rPr>
          <w:spacing w:val="-2"/>
          <w:w w:val="105"/>
        </w:rPr>
        <w:t xml:space="preserve"> </w:t>
      </w:r>
      <w:r>
        <w:rPr>
          <w:w w:val="105"/>
        </w:rPr>
        <w:t>monoecious</w:t>
      </w:r>
      <w:r>
        <w:rPr>
          <w:spacing w:val="-2"/>
          <w:w w:val="105"/>
        </w:rPr>
        <w:t xml:space="preserve"> </w:t>
      </w:r>
      <w:r>
        <w:rPr>
          <w:w w:val="105"/>
        </w:rPr>
        <w:t>or</w:t>
      </w:r>
      <w:r>
        <w:rPr>
          <w:spacing w:val="-2"/>
          <w:w w:val="105"/>
        </w:rPr>
        <w:t xml:space="preserve"> </w:t>
      </w:r>
      <w:r>
        <w:rPr>
          <w:w w:val="105"/>
        </w:rPr>
        <w:t>dioecious.</w:t>
      </w:r>
      <w:r>
        <w:rPr>
          <w:spacing w:val="17"/>
          <w:w w:val="105"/>
        </w:rPr>
        <w:t xml:space="preserve"> </w:t>
      </w:r>
      <w:r>
        <w:rPr>
          <w:w w:val="105"/>
        </w:rPr>
        <w:t>Because</w:t>
      </w:r>
      <w:r>
        <w:rPr>
          <w:spacing w:val="-2"/>
          <w:w w:val="105"/>
        </w:rPr>
        <w:t xml:space="preserve"> </w:t>
      </w:r>
      <w:proofErr w:type="spellStart"/>
      <w:r>
        <w:rPr>
          <w:w w:val="105"/>
        </w:rPr>
        <w:t>monoe</w:t>
      </w:r>
      <w:proofErr w:type="spellEnd"/>
      <w:r>
        <w:rPr>
          <w:w w:val="105"/>
        </w:rPr>
        <w:t xml:space="preserve">- </w:t>
      </w:r>
      <w:proofErr w:type="spellStart"/>
      <w:r>
        <w:rPr>
          <w:w w:val="105"/>
        </w:rPr>
        <w:t>cious</w:t>
      </w:r>
      <w:proofErr w:type="spellEnd"/>
      <w:r>
        <w:rPr>
          <w:w w:val="105"/>
        </w:rPr>
        <w:t xml:space="preserve"> plants may have higher pollination success, compared to dioecious plants (where separate genders for each individual plant may reduce pollination success in low-density populations, </w:t>
      </w:r>
      <w:hyperlink w:anchor="_bookmark8" w:history="1">
        <w:r w:rsidR="00A43655">
          <w:rPr>
            <w:w w:val="105"/>
          </w:rPr>
          <w:t>Bawa,</w:t>
        </w:r>
      </w:hyperlink>
      <w:r>
        <w:rPr>
          <w:w w:val="105"/>
        </w:rPr>
        <w:t xml:space="preserve"> </w:t>
      </w:r>
      <w:hyperlink w:anchor="_bookmark8" w:history="1">
        <w:r w:rsidR="00A43655">
          <w:rPr>
            <w:w w:val="105"/>
          </w:rPr>
          <w:t>1980)</w:t>
        </w:r>
      </w:hyperlink>
      <w:r>
        <w:rPr>
          <w:w w:val="105"/>
        </w:rPr>
        <w:t xml:space="preserve"> </w:t>
      </w:r>
      <w:commentRangeStart w:id="5"/>
      <w:r>
        <w:rPr>
          <w:w w:val="105"/>
        </w:rPr>
        <w:t>we predict that monoecious plants, by ensuring higher fertilization success, may be more likely to mast</w:t>
      </w:r>
      <w:commentRangeEnd w:id="5"/>
      <w:r w:rsidR="00813D12">
        <w:rPr>
          <w:rStyle w:val="CommentReference"/>
        </w:rPr>
        <w:commentReference w:id="5"/>
      </w:r>
      <w:r>
        <w:rPr>
          <w:w w:val="105"/>
        </w:rPr>
        <w:t>.</w:t>
      </w:r>
      <w:r>
        <w:rPr>
          <w:spacing w:val="40"/>
          <w:w w:val="105"/>
        </w:rPr>
        <w:t xml:space="preserve"> </w:t>
      </w:r>
      <w:r>
        <w:rPr>
          <w:w w:val="105"/>
        </w:rPr>
        <w:t xml:space="preserve">Another important trait is duration of flowering, since a longer flowering period might increase pollination success </w:t>
      </w:r>
      <w:hyperlink w:anchor="_bookmark42" w:history="1">
        <w:r w:rsidR="00A43655">
          <w:rPr>
            <w:w w:val="105"/>
          </w:rPr>
          <w:t xml:space="preserve">(Knight </w:t>
        </w:r>
        <w:r w:rsidR="00A43655">
          <w:rPr>
            <w:i/>
            <w:w w:val="105"/>
          </w:rPr>
          <w:t>et al.</w:t>
        </w:r>
      </w:hyperlink>
      <w:r>
        <w:rPr>
          <w:w w:val="105"/>
        </w:rPr>
        <w:t xml:space="preserve">, </w:t>
      </w:r>
      <w:hyperlink w:anchor="_bookmark42" w:history="1">
        <w:r w:rsidR="00A43655">
          <w:rPr>
            <w:w w:val="105"/>
          </w:rPr>
          <w:t>2005),</w:t>
        </w:r>
      </w:hyperlink>
      <w:r>
        <w:rPr>
          <w:w w:val="105"/>
        </w:rPr>
        <w:t xml:space="preserve"> thus increasing seed set.</w:t>
      </w:r>
      <w:r>
        <w:rPr>
          <w:spacing w:val="31"/>
          <w:w w:val="105"/>
        </w:rPr>
        <w:t xml:space="preserve"> </w:t>
      </w:r>
      <w:r>
        <w:rPr>
          <w:w w:val="105"/>
        </w:rPr>
        <w:t xml:space="preserve">Masting species are also most likely to be wind-pollinated, so pollination is not restricted by the number of pollinators when large numbers of flowers bloom simultaneously </w:t>
      </w:r>
      <w:hyperlink w:anchor="_bookmark14" w:history="1">
        <w:r w:rsidR="00A43655">
          <w:rPr>
            <w:w w:val="105"/>
          </w:rPr>
          <w:t xml:space="preserve">(Bogdziewicz </w:t>
        </w:r>
        <w:r w:rsidR="00A43655">
          <w:rPr>
            <w:i/>
            <w:w w:val="105"/>
          </w:rPr>
          <w:t>et al.</w:t>
        </w:r>
      </w:hyperlink>
      <w:r>
        <w:rPr>
          <w:w w:val="105"/>
        </w:rPr>
        <w:t xml:space="preserve">, </w:t>
      </w:r>
      <w:hyperlink w:anchor="_bookmark14" w:history="1">
        <w:r w:rsidR="00A43655">
          <w:rPr>
            <w:w w:val="105"/>
          </w:rPr>
          <w:t>2017,</w:t>
        </w:r>
      </w:hyperlink>
      <w:r>
        <w:rPr>
          <w:w w:val="105"/>
        </w:rPr>
        <w:t xml:space="preserve"> </w:t>
      </w:r>
      <w:hyperlink w:anchor="_bookmark12" w:history="1">
        <w:r w:rsidR="00A43655">
          <w:rPr>
            <w:spacing w:val="-2"/>
            <w:w w:val="105"/>
          </w:rPr>
          <w:t>2020).</w:t>
        </w:r>
      </w:hyperlink>
    </w:p>
    <w:p w14:paraId="0EA0FB7D" w14:textId="0AB7CB27" w:rsidR="00A43655" w:rsidRDefault="003254AF">
      <w:pPr>
        <w:pStyle w:val="BodyText"/>
        <w:spacing w:before="233" w:line="362" w:lineRule="auto"/>
        <w:ind w:left="143" w:right="139"/>
        <w:jc w:val="both"/>
      </w:pPr>
      <w:r>
        <w:rPr>
          <w:w w:val="105"/>
        </w:rPr>
        <w:t>After pollination, fertilized seeds enter the maturation stage, which is more related to the re- source</w:t>
      </w:r>
      <w:r>
        <w:rPr>
          <w:spacing w:val="38"/>
          <w:w w:val="105"/>
        </w:rPr>
        <w:t xml:space="preserve"> </w:t>
      </w:r>
      <w:r>
        <w:rPr>
          <w:w w:val="105"/>
        </w:rPr>
        <w:t>matching</w:t>
      </w:r>
      <w:r>
        <w:rPr>
          <w:spacing w:val="38"/>
          <w:w w:val="105"/>
        </w:rPr>
        <w:t xml:space="preserve"> </w:t>
      </w:r>
      <w:r>
        <w:rPr>
          <w:w w:val="105"/>
        </w:rPr>
        <w:t>hypothesis.</w:t>
      </w:r>
      <w:r>
        <w:rPr>
          <w:spacing w:val="80"/>
          <w:w w:val="105"/>
        </w:rPr>
        <w:t xml:space="preserve"> </w:t>
      </w:r>
      <w:r>
        <w:rPr>
          <w:w w:val="105"/>
        </w:rPr>
        <w:t>Traits</w:t>
      </w:r>
      <w:r>
        <w:rPr>
          <w:spacing w:val="38"/>
          <w:w w:val="105"/>
        </w:rPr>
        <w:t xml:space="preserve"> </w:t>
      </w:r>
      <w:r>
        <w:rPr>
          <w:w w:val="105"/>
        </w:rPr>
        <w:t>such</w:t>
      </w:r>
      <w:r>
        <w:rPr>
          <w:spacing w:val="38"/>
          <w:w w:val="105"/>
        </w:rPr>
        <w:t xml:space="preserve"> </w:t>
      </w:r>
      <w:r>
        <w:rPr>
          <w:w w:val="105"/>
        </w:rPr>
        <w:t>as</w:t>
      </w:r>
      <w:r>
        <w:rPr>
          <w:spacing w:val="38"/>
          <w:w w:val="105"/>
        </w:rPr>
        <w:t xml:space="preserve"> </w:t>
      </w:r>
      <w:r>
        <w:rPr>
          <w:w w:val="105"/>
        </w:rPr>
        <w:t>leaf</w:t>
      </w:r>
      <w:r>
        <w:rPr>
          <w:spacing w:val="38"/>
          <w:w w:val="105"/>
        </w:rPr>
        <w:t xml:space="preserve"> </w:t>
      </w:r>
      <w:r>
        <w:rPr>
          <w:w w:val="105"/>
        </w:rPr>
        <w:t>longevity</w:t>
      </w:r>
      <w:r>
        <w:rPr>
          <w:spacing w:val="38"/>
          <w:w w:val="105"/>
        </w:rPr>
        <w:t xml:space="preserve"> </w:t>
      </w:r>
      <w:r>
        <w:rPr>
          <w:w w:val="105"/>
        </w:rPr>
        <w:t>and</w:t>
      </w:r>
      <w:r>
        <w:rPr>
          <w:spacing w:val="38"/>
          <w:w w:val="105"/>
        </w:rPr>
        <w:t xml:space="preserve"> </w:t>
      </w:r>
      <w:r>
        <w:rPr>
          <w:w w:val="105"/>
        </w:rPr>
        <w:t>determinacy,</w:t>
      </w:r>
      <w:r>
        <w:rPr>
          <w:spacing w:val="40"/>
          <w:w w:val="105"/>
        </w:rPr>
        <w:t xml:space="preserve"> </w:t>
      </w:r>
      <w:r>
        <w:rPr>
          <w:w w:val="105"/>
        </w:rPr>
        <w:t>which</w:t>
      </w:r>
      <w:r>
        <w:rPr>
          <w:spacing w:val="38"/>
          <w:w w:val="105"/>
        </w:rPr>
        <w:t xml:space="preserve"> </w:t>
      </w:r>
      <w:r>
        <w:rPr>
          <w:w w:val="105"/>
        </w:rPr>
        <w:t>influence the timing of seed development and a plant’s ability to invest in reproduction, are thus likely important at this stage.</w:t>
      </w:r>
      <w:r>
        <w:rPr>
          <w:spacing w:val="40"/>
          <w:w w:val="105"/>
        </w:rPr>
        <w:t xml:space="preserve"> </w:t>
      </w:r>
      <w:commentRangeStart w:id="6"/>
      <w:r>
        <w:rPr>
          <w:w w:val="105"/>
        </w:rPr>
        <w:t xml:space="preserve">Determinacy (whether the leaf material </w:t>
      </w:r>
      <w:commentRangeEnd w:id="6"/>
      <w:r w:rsidR="00875386">
        <w:rPr>
          <w:rStyle w:val="CommentReference"/>
        </w:rPr>
        <w:commentReference w:id="6"/>
      </w:r>
      <w:r>
        <w:rPr>
          <w:w w:val="105"/>
        </w:rPr>
        <w:t xml:space="preserve">is prebuilt the year before or not, </w:t>
      </w:r>
      <w:hyperlink w:anchor="_bookmark49" w:history="1">
        <w:r w:rsidR="00A43655">
          <w:rPr>
            <w:w w:val="105"/>
          </w:rPr>
          <w:t>Lechowicz,</w:t>
        </w:r>
      </w:hyperlink>
      <w:r>
        <w:rPr>
          <w:w w:val="105"/>
        </w:rPr>
        <w:t xml:space="preserve"> </w:t>
      </w:r>
      <w:hyperlink w:anchor="_bookmark49" w:history="1">
        <w:r w:rsidR="00A43655">
          <w:rPr>
            <w:w w:val="105"/>
          </w:rPr>
          <w:t>1984)</w:t>
        </w:r>
      </w:hyperlink>
      <w:r>
        <w:rPr>
          <w:w w:val="105"/>
        </w:rPr>
        <w:t xml:space="preserve"> may influence how quickly plants can shift their resource allocation into reproduction.</w:t>
      </w:r>
      <w:r>
        <w:rPr>
          <w:spacing w:val="40"/>
          <w:w w:val="105"/>
        </w:rPr>
        <w:t xml:space="preserve"> </w:t>
      </w:r>
      <w:r>
        <w:rPr>
          <w:w w:val="105"/>
        </w:rPr>
        <w:t xml:space="preserve">Plants with determinate growth—because they have prebuilt and thus </w:t>
      </w:r>
      <w:r w:rsidR="002C0B5D">
        <w:rPr>
          <w:w w:val="105"/>
        </w:rPr>
        <w:t xml:space="preserve">have </w:t>
      </w:r>
      <w:r>
        <w:rPr>
          <w:w w:val="105"/>
        </w:rPr>
        <w:t>‘ready’ buds—may be able to shift resources more rapidly toward reproduction, potentially leading to higher reproductive output in a favorable year.</w:t>
      </w:r>
      <w:r>
        <w:rPr>
          <w:spacing w:val="40"/>
          <w:w w:val="105"/>
        </w:rPr>
        <w:t xml:space="preserve"> </w:t>
      </w:r>
      <w:r>
        <w:rPr>
          <w:w w:val="105"/>
        </w:rPr>
        <w:t xml:space="preserve">In contrast, indeterminate growth could be slower to respond since </w:t>
      </w:r>
      <w:commentRangeStart w:id="7"/>
      <w:r>
        <w:rPr>
          <w:w w:val="105"/>
        </w:rPr>
        <w:t xml:space="preserve">new bud tissues </w:t>
      </w:r>
      <w:commentRangeEnd w:id="7"/>
      <w:r w:rsidR="002C0B5D">
        <w:rPr>
          <w:rStyle w:val="CommentReference"/>
        </w:rPr>
        <w:commentReference w:id="7"/>
      </w:r>
      <w:r>
        <w:rPr>
          <w:w w:val="105"/>
        </w:rPr>
        <w:t>need to be built, which could result in more prolonged resource</w:t>
      </w:r>
      <w:r>
        <w:rPr>
          <w:spacing w:val="38"/>
          <w:w w:val="105"/>
        </w:rPr>
        <w:t xml:space="preserve"> </w:t>
      </w:r>
      <w:r>
        <w:rPr>
          <w:w w:val="105"/>
        </w:rPr>
        <w:t>allocation</w:t>
      </w:r>
      <w:r>
        <w:rPr>
          <w:spacing w:val="38"/>
          <w:w w:val="105"/>
        </w:rPr>
        <w:t xml:space="preserve"> </w:t>
      </w:r>
      <w:r>
        <w:rPr>
          <w:w w:val="105"/>
        </w:rPr>
        <w:t>to</w:t>
      </w:r>
      <w:r>
        <w:rPr>
          <w:spacing w:val="38"/>
          <w:w w:val="105"/>
        </w:rPr>
        <w:t xml:space="preserve"> </w:t>
      </w:r>
      <w:r>
        <w:rPr>
          <w:w w:val="105"/>
        </w:rPr>
        <w:t>other</w:t>
      </w:r>
      <w:r>
        <w:rPr>
          <w:spacing w:val="38"/>
          <w:w w:val="105"/>
        </w:rPr>
        <w:t xml:space="preserve"> </w:t>
      </w:r>
      <w:r>
        <w:rPr>
          <w:w w:val="105"/>
        </w:rPr>
        <w:t>growth</w:t>
      </w:r>
      <w:r>
        <w:rPr>
          <w:spacing w:val="38"/>
          <w:w w:val="105"/>
        </w:rPr>
        <w:t xml:space="preserve"> </w:t>
      </w:r>
      <w:r>
        <w:rPr>
          <w:w w:val="105"/>
        </w:rPr>
        <w:t>functions,</w:t>
      </w:r>
      <w:r>
        <w:rPr>
          <w:spacing w:val="40"/>
          <w:w w:val="105"/>
        </w:rPr>
        <w:t xml:space="preserve"> </w:t>
      </w:r>
      <w:r>
        <w:rPr>
          <w:w w:val="105"/>
        </w:rPr>
        <w:t>possibly</w:t>
      </w:r>
      <w:r>
        <w:rPr>
          <w:spacing w:val="38"/>
          <w:w w:val="105"/>
        </w:rPr>
        <w:t xml:space="preserve"> </w:t>
      </w:r>
      <w:r>
        <w:rPr>
          <w:w w:val="105"/>
        </w:rPr>
        <w:t>reducing</w:t>
      </w:r>
      <w:r>
        <w:rPr>
          <w:spacing w:val="38"/>
          <w:w w:val="105"/>
        </w:rPr>
        <w:t xml:space="preserve"> </w:t>
      </w:r>
      <w:r>
        <w:rPr>
          <w:w w:val="105"/>
        </w:rPr>
        <w:t>the</w:t>
      </w:r>
      <w:r>
        <w:rPr>
          <w:spacing w:val="38"/>
          <w:w w:val="105"/>
        </w:rPr>
        <w:t xml:space="preserve"> </w:t>
      </w:r>
      <w:r>
        <w:rPr>
          <w:w w:val="105"/>
        </w:rPr>
        <w:t>ability</w:t>
      </w:r>
      <w:r>
        <w:rPr>
          <w:spacing w:val="38"/>
          <w:w w:val="105"/>
        </w:rPr>
        <w:t xml:space="preserve"> </w:t>
      </w:r>
      <w:r>
        <w:rPr>
          <w:w w:val="105"/>
        </w:rPr>
        <w:t>to</w:t>
      </w:r>
      <w:r>
        <w:rPr>
          <w:spacing w:val="38"/>
          <w:w w:val="105"/>
        </w:rPr>
        <w:t xml:space="preserve"> </w:t>
      </w:r>
      <w:r>
        <w:rPr>
          <w:w w:val="105"/>
        </w:rPr>
        <w:t>invest</w:t>
      </w:r>
      <w:r>
        <w:rPr>
          <w:spacing w:val="38"/>
          <w:w w:val="105"/>
        </w:rPr>
        <w:t xml:space="preserve"> </w:t>
      </w:r>
      <w:r>
        <w:rPr>
          <w:w w:val="105"/>
        </w:rPr>
        <w:t>heavily in</w:t>
      </w:r>
      <w:r>
        <w:rPr>
          <w:spacing w:val="20"/>
          <w:w w:val="105"/>
        </w:rPr>
        <w:t xml:space="preserve"> </w:t>
      </w:r>
      <w:r>
        <w:rPr>
          <w:w w:val="105"/>
        </w:rPr>
        <w:t>a</w:t>
      </w:r>
      <w:r>
        <w:rPr>
          <w:spacing w:val="21"/>
          <w:w w:val="105"/>
        </w:rPr>
        <w:t xml:space="preserve"> </w:t>
      </w:r>
      <w:r>
        <w:rPr>
          <w:w w:val="105"/>
        </w:rPr>
        <w:t>single</w:t>
      </w:r>
      <w:r>
        <w:rPr>
          <w:spacing w:val="21"/>
          <w:w w:val="105"/>
        </w:rPr>
        <w:t xml:space="preserve"> </w:t>
      </w:r>
      <w:r>
        <w:rPr>
          <w:w w:val="105"/>
        </w:rPr>
        <w:t>reproductive</w:t>
      </w:r>
      <w:r>
        <w:rPr>
          <w:spacing w:val="20"/>
          <w:w w:val="105"/>
        </w:rPr>
        <w:t xml:space="preserve"> </w:t>
      </w:r>
      <w:r>
        <w:rPr>
          <w:w w:val="105"/>
        </w:rPr>
        <w:t>event</w:t>
      </w:r>
      <w:r>
        <w:rPr>
          <w:spacing w:val="21"/>
          <w:w w:val="105"/>
        </w:rPr>
        <w:t xml:space="preserve"> </w:t>
      </w:r>
      <w:r>
        <w:rPr>
          <w:w w:val="105"/>
        </w:rPr>
        <w:t>like</w:t>
      </w:r>
      <w:r>
        <w:rPr>
          <w:spacing w:val="21"/>
          <w:w w:val="105"/>
        </w:rPr>
        <w:t xml:space="preserve"> </w:t>
      </w:r>
      <w:r>
        <w:rPr>
          <w:w w:val="105"/>
        </w:rPr>
        <w:t>masting.</w:t>
      </w:r>
      <w:r>
        <w:rPr>
          <w:spacing w:val="61"/>
          <w:w w:val="105"/>
        </w:rPr>
        <w:t xml:space="preserve"> </w:t>
      </w:r>
      <w:r>
        <w:rPr>
          <w:w w:val="105"/>
        </w:rPr>
        <w:t>Our</w:t>
      </w:r>
      <w:r>
        <w:rPr>
          <w:spacing w:val="21"/>
          <w:w w:val="105"/>
        </w:rPr>
        <w:t xml:space="preserve"> </w:t>
      </w:r>
      <w:r>
        <w:rPr>
          <w:w w:val="105"/>
        </w:rPr>
        <w:t>understanding</w:t>
      </w:r>
      <w:r>
        <w:rPr>
          <w:spacing w:val="20"/>
          <w:w w:val="105"/>
        </w:rPr>
        <w:t xml:space="preserve"> </w:t>
      </w:r>
      <w:r>
        <w:rPr>
          <w:w w:val="105"/>
        </w:rPr>
        <w:t>of</w:t>
      </w:r>
      <w:r>
        <w:rPr>
          <w:spacing w:val="21"/>
          <w:w w:val="105"/>
        </w:rPr>
        <w:t xml:space="preserve"> </w:t>
      </w:r>
      <w:r>
        <w:rPr>
          <w:w w:val="105"/>
        </w:rPr>
        <w:t>determinacy</w:t>
      </w:r>
      <w:r>
        <w:rPr>
          <w:spacing w:val="21"/>
          <w:w w:val="105"/>
        </w:rPr>
        <w:t xml:space="preserve"> </w:t>
      </w:r>
      <w:r>
        <w:rPr>
          <w:w w:val="105"/>
        </w:rPr>
        <w:t>across</w:t>
      </w:r>
      <w:r>
        <w:rPr>
          <w:spacing w:val="21"/>
          <w:w w:val="105"/>
        </w:rPr>
        <w:t xml:space="preserve"> </w:t>
      </w:r>
      <w:r>
        <w:rPr>
          <w:spacing w:val="-2"/>
          <w:w w:val="105"/>
        </w:rPr>
        <w:t>species,</w:t>
      </w:r>
    </w:p>
    <w:p w14:paraId="50DCA89A"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3C3CECA5" w14:textId="65CA5851" w:rsidR="00A43655" w:rsidRDefault="003254AF">
      <w:pPr>
        <w:pStyle w:val="BodyText"/>
        <w:spacing w:before="29" w:line="362" w:lineRule="auto"/>
        <w:ind w:left="143" w:right="138"/>
        <w:jc w:val="both"/>
      </w:pPr>
      <w:r>
        <w:rPr>
          <w:w w:val="105"/>
        </w:rPr>
        <w:lastRenderedPageBreak/>
        <w:t xml:space="preserve">however, is still poor </w:t>
      </w:r>
      <w:hyperlink w:anchor="_bookmark33" w:history="1">
        <w:r w:rsidR="00A43655">
          <w:rPr>
            <w:spacing w:val="15"/>
            <w:w w:val="101"/>
          </w:rPr>
          <w:t>(Hal</w:t>
        </w:r>
        <w:r w:rsidR="00A43655">
          <w:rPr>
            <w:spacing w:val="9"/>
            <w:w w:val="101"/>
          </w:rPr>
          <w:t>l</w:t>
        </w:r>
        <w:r w:rsidR="00A43655">
          <w:rPr>
            <w:spacing w:val="-88"/>
            <w:w w:val="154"/>
          </w:rPr>
          <w:t>´</w:t>
        </w:r>
        <w:r w:rsidR="00A43655">
          <w:rPr>
            <w:spacing w:val="15"/>
            <w:w w:val="73"/>
          </w:rPr>
          <w:t>e</w:t>
        </w:r>
        <w:r w:rsidR="00A43655">
          <w:rPr>
            <w:spacing w:val="-1"/>
            <w:w w:val="104"/>
          </w:rPr>
          <w:t xml:space="preserve"> </w:t>
        </w:r>
        <w:r w:rsidR="00A43655">
          <w:rPr>
            <w:i/>
            <w:w w:val="105"/>
          </w:rPr>
          <w:t>et al.</w:t>
        </w:r>
      </w:hyperlink>
      <w:r>
        <w:rPr>
          <w:w w:val="105"/>
        </w:rPr>
        <w:t xml:space="preserve">, </w:t>
      </w:r>
      <w:hyperlink w:anchor="_bookmark33" w:history="1">
        <w:r w:rsidR="00A43655">
          <w:rPr>
            <w:w w:val="105"/>
          </w:rPr>
          <w:t>1978;</w:t>
        </w:r>
      </w:hyperlink>
      <w:r>
        <w:rPr>
          <w:w w:val="105"/>
        </w:rPr>
        <w:t xml:space="preserve"> </w:t>
      </w:r>
      <w:hyperlink w:anchor="_bookmark46" w:history="1">
        <w:r w:rsidR="00A43655">
          <w:rPr>
            <w:w w:val="105"/>
          </w:rPr>
          <w:t>Kozlowski &amp; Clausen,</w:t>
        </w:r>
      </w:hyperlink>
      <w:r>
        <w:rPr>
          <w:w w:val="105"/>
        </w:rPr>
        <w:t xml:space="preserve"> </w:t>
      </w:r>
      <w:hyperlink w:anchor="_bookmark46" w:history="1">
        <w:r w:rsidR="00A43655">
          <w:rPr>
            <w:w w:val="105"/>
          </w:rPr>
          <w:t>1966;</w:t>
        </w:r>
      </w:hyperlink>
      <w:r>
        <w:rPr>
          <w:w w:val="105"/>
        </w:rPr>
        <w:t xml:space="preserve"> </w:t>
      </w:r>
      <w:hyperlink w:anchor="_bookmark50" w:history="1">
        <w:r w:rsidR="00A43655">
          <w:rPr>
            <w:w w:val="105"/>
          </w:rPr>
          <w:t>Marks,</w:t>
        </w:r>
      </w:hyperlink>
      <w:r>
        <w:rPr>
          <w:w w:val="105"/>
        </w:rPr>
        <w:t xml:space="preserve"> </w:t>
      </w:r>
      <w:hyperlink w:anchor="_bookmark50" w:history="1">
        <w:r w:rsidR="00A43655">
          <w:rPr>
            <w:w w:val="105"/>
          </w:rPr>
          <w:t>1975)</w:t>
        </w:r>
      </w:hyperlink>
      <w:r>
        <w:rPr>
          <w:w w:val="105"/>
        </w:rPr>
        <w:t xml:space="preserve"> and thus an alternative</w:t>
      </w:r>
      <w:r>
        <w:rPr>
          <w:spacing w:val="-2"/>
          <w:w w:val="105"/>
        </w:rPr>
        <w:t xml:space="preserve"> </w:t>
      </w:r>
      <w:r>
        <w:rPr>
          <w:w w:val="105"/>
        </w:rPr>
        <w:t>prediction</w:t>
      </w:r>
      <w:r>
        <w:rPr>
          <w:spacing w:val="-2"/>
          <w:w w:val="105"/>
        </w:rPr>
        <w:t xml:space="preserve"> </w:t>
      </w:r>
      <w:r>
        <w:rPr>
          <w:w w:val="105"/>
        </w:rPr>
        <w:t>is</w:t>
      </w:r>
      <w:r>
        <w:rPr>
          <w:spacing w:val="-2"/>
          <w:w w:val="105"/>
        </w:rPr>
        <w:t xml:space="preserve"> </w:t>
      </w:r>
      <w:r>
        <w:rPr>
          <w:w w:val="105"/>
        </w:rPr>
        <w:t>also</w:t>
      </w:r>
      <w:r>
        <w:rPr>
          <w:spacing w:val="-3"/>
          <w:w w:val="105"/>
        </w:rPr>
        <w:t xml:space="preserve"> </w:t>
      </w:r>
      <w:r>
        <w:rPr>
          <w:w w:val="105"/>
        </w:rPr>
        <w:t>possible, where</w:t>
      </w:r>
      <w:r>
        <w:rPr>
          <w:spacing w:val="-2"/>
          <w:w w:val="105"/>
        </w:rPr>
        <w:t xml:space="preserve"> </w:t>
      </w:r>
      <w:r>
        <w:rPr>
          <w:w w:val="105"/>
        </w:rPr>
        <w:t>plants</w:t>
      </w:r>
      <w:r>
        <w:rPr>
          <w:spacing w:val="-2"/>
          <w:w w:val="105"/>
        </w:rPr>
        <w:t xml:space="preserve"> </w:t>
      </w:r>
      <w:r>
        <w:rPr>
          <w:w w:val="105"/>
        </w:rPr>
        <w:t>with</w:t>
      </w:r>
      <w:r>
        <w:rPr>
          <w:spacing w:val="-2"/>
          <w:w w:val="105"/>
        </w:rPr>
        <w:t xml:space="preserve"> </w:t>
      </w:r>
      <w:r>
        <w:rPr>
          <w:w w:val="105"/>
        </w:rPr>
        <w:t>determinate</w:t>
      </w:r>
      <w:r>
        <w:rPr>
          <w:spacing w:val="-2"/>
          <w:w w:val="105"/>
        </w:rPr>
        <w:t xml:space="preserve"> </w:t>
      </w:r>
      <w:r>
        <w:rPr>
          <w:w w:val="105"/>
        </w:rPr>
        <w:t>buds</w:t>
      </w:r>
      <w:r>
        <w:rPr>
          <w:spacing w:val="-2"/>
          <w:w w:val="105"/>
        </w:rPr>
        <w:t xml:space="preserve"> </w:t>
      </w:r>
      <w:r>
        <w:rPr>
          <w:w w:val="105"/>
        </w:rPr>
        <w:t>must</w:t>
      </w:r>
      <w:r>
        <w:rPr>
          <w:spacing w:val="-2"/>
          <w:w w:val="105"/>
        </w:rPr>
        <w:t xml:space="preserve"> </w:t>
      </w:r>
      <w:r>
        <w:rPr>
          <w:w w:val="105"/>
        </w:rPr>
        <w:t>invest</w:t>
      </w:r>
      <w:r>
        <w:rPr>
          <w:spacing w:val="-2"/>
          <w:w w:val="105"/>
        </w:rPr>
        <w:t xml:space="preserve"> </w:t>
      </w:r>
      <w:r>
        <w:rPr>
          <w:w w:val="105"/>
        </w:rPr>
        <w:t>too</w:t>
      </w:r>
      <w:r>
        <w:rPr>
          <w:spacing w:val="-3"/>
          <w:w w:val="105"/>
        </w:rPr>
        <w:t xml:space="preserve"> </w:t>
      </w:r>
      <w:r>
        <w:rPr>
          <w:w w:val="105"/>
        </w:rPr>
        <w:t>far</w:t>
      </w:r>
      <w:r>
        <w:rPr>
          <w:spacing w:val="-2"/>
          <w:w w:val="105"/>
        </w:rPr>
        <w:t xml:space="preserve"> </w:t>
      </w:r>
      <w:r>
        <w:rPr>
          <w:w w:val="105"/>
        </w:rPr>
        <w:t>in advance to shift enough in response to favorable years, while indeterminate species can rapidly develop new buds and thus shift resources quickly to reproduction.</w:t>
      </w:r>
      <w:r>
        <w:rPr>
          <w:spacing w:val="40"/>
          <w:w w:val="105"/>
        </w:rPr>
        <w:t xml:space="preserve"> </w:t>
      </w:r>
      <w:r>
        <w:rPr>
          <w:w w:val="105"/>
        </w:rPr>
        <w:t>Leaf longevity could also play a role in addition to determinacy.</w:t>
      </w:r>
      <w:r>
        <w:rPr>
          <w:spacing w:val="35"/>
          <w:w w:val="105"/>
        </w:rPr>
        <w:t xml:space="preserve"> </w:t>
      </w:r>
      <w:r>
        <w:rPr>
          <w:w w:val="105"/>
        </w:rPr>
        <w:t xml:space="preserve">As greater longevity facilitates more carbon fixation and thus could enhance the resources available for reproduction </w:t>
      </w:r>
      <w:hyperlink w:anchor="_bookmark5" w:history="1">
        <w:r w:rsidR="00A43655">
          <w:rPr>
            <w:w w:val="105"/>
          </w:rPr>
          <w:t xml:space="preserve">(Adler </w:t>
        </w:r>
        <w:r w:rsidR="00A43655">
          <w:rPr>
            <w:i/>
            <w:w w:val="105"/>
          </w:rPr>
          <w:t>et al.</w:t>
        </w:r>
      </w:hyperlink>
      <w:r>
        <w:rPr>
          <w:w w:val="105"/>
        </w:rPr>
        <w:t xml:space="preserve">, </w:t>
      </w:r>
      <w:hyperlink w:anchor="_bookmark5" w:history="1">
        <w:r w:rsidR="00A43655">
          <w:rPr>
            <w:w w:val="105"/>
          </w:rPr>
          <w:t>2014),</w:t>
        </w:r>
      </w:hyperlink>
      <w:r>
        <w:rPr>
          <w:w w:val="105"/>
        </w:rPr>
        <w:t xml:space="preserve"> species with greater longevity may more easily build up resources for </w:t>
      </w:r>
      <w:r w:rsidR="006B7109">
        <w:rPr>
          <w:w w:val="105"/>
        </w:rPr>
        <w:t xml:space="preserve">pollen and </w:t>
      </w:r>
      <w:r>
        <w:rPr>
          <w:w w:val="105"/>
        </w:rPr>
        <w:t>seed production and thus be more like to mast.</w:t>
      </w:r>
    </w:p>
    <w:p w14:paraId="084F4179" w14:textId="77777777" w:rsidR="00A43655" w:rsidRDefault="003254AF">
      <w:pPr>
        <w:pStyle w:val="BodyText"/>
        <w:spacing w:before="3"/>
        <w:rPr>
          <w:sz w:val="18"/>
        </w:rPr>
      </w:pPr>
      <w:r>
        <w:rPr>
          <w:noProof/>
          <w:sz w:val="18"/>
        </w:rPr>
        <w:drawing>
          <wp:anchor distT="0" distB="0" distL="0" distR="0" simplePos="0" relativeHeight="487587840" behindDoc="1" locked="0" layoutInCell="1" allowOverlap="1" wp14:anchorId="29688235" wp14:editId="295805C5">
            <wp:simplePos x="0" y="0"/>
            <wp:positionH relativeFrom="page">
              <wp:posOffset>1043283</wp:posOffset>
            </wp:positionH>
            <wp:positionV relativeFrom="paragraph">
              <wp:posOffset>157014</wp:posOffset>
            </wp:positionV>
            <wp:extent cx="5524976" cy="289750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stretch>
                      <a:fillRect/>
                    </a:stretch>
                  </pic:blipFill>
                  <pic:spPr>
                    <a:xfrm>
                      <a:off x="0" y="0"/>
                      <a:ext cx="5524976" cy="2897504"/>
                    </a:xfrm>
                    <a:prstGeom prst="rect">
                      <a:avLst/>
                    </a:prstGeom>
                  </pic:spPr>
                </pic:pic>
              </a:graphicData>
            </a:graphic>
          </wp:anchor>
        </w:drawing>
      </w:r>
    </w:p>
    <w:p w14:paraId="638F7607" w14:textId="77777777" w:rsidR="00A43655" w:rsidRDefault="00A43655">
      <w:pPr>
        <w:pStyle w:val="BodyText"/>
      </w:pPr>
    </w:p>
    <w:p w14:paraId="11AFD7CB" w14:textId="77777777" w:rsidR="00A43655" w:rsidRDefault="00A43655">
      <w:pPr>
        <w:pStyle w:val="BodyText"/>
      </w:pPr>
    </w:p>
    <w:p w14:paraId="21F633C8" w14:textId="77777777" w:rsidR="00A43655" w:rsidRDefault="00A43655">
      <w:pPr>
        <w:pStyle w:val="BodyText"/>
      </w:pPr>
    </w:p>
    <w:p w14:paraId="7D2D397F" w14:textId="77777777" w:rsidR="00A43655" w:rsidRDefault="00A43655">
      <w:pPr>
        <w:pStyle w:val="BodyText"/>
        <w:spacing w:before="91"/>
      </w:pPr>
    </w:p>
    <w:p w14:paraId="4B03C608" w14:textId="77777777" w:rsidR="00A43655" w:rsidRDefault="003254AF">
      <w:pPr>
        <w:pStyle w:val="BodyText"/>
        <w:spacing w:line="362" w:lineRule="auto"/>
        <w:ind w:left="144" w:right="141"/>
        <w:jc w:val="both"/>
      </w:pPr>
      <w:r>
        <w:t>Figure 1:</w:t>
      </w:r>
      <w:r>
        <w:rPr>
          <w:spacing w:val="40"/>
        </w:rPr>
        <w:t xml:space="preserve"> </w:t>
      </w:r>
      <w:r>
        <w:t>Conceptual framework linking repro</w:t>
      </w:r>
      <w:bookmarkStart w:id="8" w:name="_bookmark0"/>
      <w:bookmarkEnd w:id="8"/>
      <w:r>
        <w:t xml:space="preserve">ductive traits to the phenomenon of masting across </w:t>
      </w:r>
      <w:r>
        <w:rPr>
          <w:w w:val="110"/>
        </w:rPr>
        <w:t>critical</w:t>
      </w:r>
      <w:r>
        <w:rPr>
          <w:spacing w:val="-8"/>
          <w:w w:val="110"/>
        </w:rPr>
        <w:t xml:space="preserve"> </w:t>
      </w:r>
      <w:r>
        <w:rPr>
          <w:w w:val="110"/>
        </w:rPr>
        <w:t>stages</w:t>
      </w:r>
      <w:r>
        <w:rPr>
          <w:spacing w:val="-8"/>
          <w:w w:val="110"/>
        </w:rPr>
        <w:t xml:space="preserve"> </w:t>
      </w:r>
      <w:r>
        <w:rPr>
          <w:w w:val="110"/>
        </w:rPr>
        <w:t>of</w:t>
      </w:r>
      <w:r>
        <w:rPr>
          <w:spacing w:val="-8"/>
          <w:w w:val="110"/>
        </w:rPr>
        <w:t xml:space="preserve"> </w:t>
      </w:r>
      <w:r>
        <w:rPr>
          <w:w w:val="110"/>
        </w:rPr>
        <w:t>seed</w:t>
      </w:r>
      <w:r>
        <w:rPr>
          <w:spacing w:val="-8"/>
          <w:w w:val="110"/>
        </w:rPr>
        <w:t xml:space="preserve"> </w:t>
      </w:r>
      <w:r>
        <w:rPr>
          <w:w w:val="110"/>
        </w:rPr>
        <w:t>reproduction.</w:t>
      </w:r>
      <w:r>
        <w:rPr>
          <w:spacing w:val="22"/>
          <w:w w:val="110"/>
        </w:rPr>
        <w:t xml:space="preserve"> </w:t>
      </w:r>
      <w:r>
        <w:rPr>
          <w:w w:val="110"/>
        </w:rPr>
        <w:t>The</w:t>
      </w:r>
      <w:r>
        <w:rPr>
          <w:spacing w:val="-8"/>
          <w:w w:val="110"/>
        </w:rPr>
        <w:t xml:space="preserve"> </w:t>
      </w:r>
      <w:r>
        <w:rPr>
          <w:w w:val="110"/>
        </w:rPr>
        <w:t>symbols</w:t>
      </w:r>
      <w:r>
        <w:rPr>
          <w:spacing w:val="-8"/>
          <w:w w:val="110"/>
        </w:rPr>
        <w:t xml:space="preserve"> </w:t>
      </w:r>
      <w:r>
        <w:rPr>
          <w:w w:val="110"/>
        </w:rPr>
        <w:t>indicate</w:t>
      </w:r>
      <w:r>
        <w:rPr>
          <w:spacing w:val="-8"/>
          <w:w w:val="110"/>
        </w:rPr>
        <w:t xml:space="preserve"> </w:t>
      </w:r>
      <w:r>
        <w:rPr>
          <w:w w:val="110"/>
        </w:rPr>
        <w:t>different</w:t>
      </w:r>
      <w:r>
        <w:rPr>
          <w:spacing w:val="-8"/>
          <w:w w:val="110"/>
        </w:rPr>
        <w:t xml:space="preserve"> </w:t>
      </w:r>
      <w:r>
        <w:rPr>
          <w:w w:val="110"/>
        </w:rPr>
        <w:t>hypotheses.</w:t>
      </w:r>
      <w:r>
        <w:rPr>
          <w:spacing w:val="22"/>
          <w:w w:val="110"/>
        </w:rPr>
        <w:t xml:space="preserve"> </w:t>
      </w:r>
      <w:r>
        <w:rPr>
          <w:w w:val="110"/>
        </w:rPr>
        <w:t>I</w:t>
      </w:r>
      <w:r>
        <w:rPr>
          <w:spacing w:val="-8"/>
          <w:w w:val="110"/>
        </w:rPr>
        <w:t xml:space="preserve"> </w:t>
      </w:r>
      <w:r>
        <w:rPr>
          <w:w w:val="110"/>
        </w:rPr>
        <w:t>include</w:t>
      </w:r>
      <w:r>
        <w:rPr>
          <w:spacing w:val="-8"/>
          <w:w w:val="110"/>
        </w:rPr>
        <w:t xml:space="preserve"> </w:t>
      </w:r>
      <w:r>
        <w:rPr>
          <w:w w:val="110"/>
        </w:rPr>
        <w:t xml:space="preserve">the </w:t>
      </w:r>
      <w:r>
        <w:rPr>
          <w:spacing w:val="-2"/>
          <w:w w:val="110"/>
        </w:rPr>
        <w:t xml:space="preserve">information on whether the traits are categorical or continuous below each </w:t>
      </w:r>
      <w:commentRangeStart w:id="9"/>
      <w:r>
        <w:rPr>
          <w:spacing w:val="-2"/>
          <w:w w:val="110"/>
        </w:rPr>
        <w:t>trait</w:t>
      </w:r>
      <w:commentRangeEnd w:id="9"/>
      <w:r w:rsidR="00756D82">
        <w:rPr>
          <w:rStyle w:val="CommentReference"/>
        </w:rPr>
        <w:commentReference w:id="9"/>
      </w:r>
      <w:r>
        <w:rPr>
          <w:spacing w:val="-2"/>
          <w:w w:val="110"/>
        </w:rPr>
        <w:t>.</w:t>
      </w:r>
    </w:p>
    <w:p w14:paraId="6AD0F559" w14:textId="77777777" w:rsidR="00A43655" w:rsidRDefault="00A43655">
      <w:pPr>
        <w:pStyle w:val="BodyText"/>
        <w:spacing w:before="234"/>
      </w:pPr>
    </w:p>
    <w:p w14:paraId="6D614C5E" w14:textId="77777777" w:rsidR="00A43655" w:rsidRDefault="003254AF">
      <w:pPr>
        <w:pStyle w:val="BodyText"/>
        <w:spacing w:line="362" w:lineRule="auto"/>
        <w:ind w:left="144" w:right="140"/>
        <w:jc w:val="both"/>
      </w:pPr>
      <w:r>
        <w:rPr>
          <w:w w:val="105"/>
        </w:rPr>
        <w:t>When seeds mature and are ready for dispersal, the role of seed predators becomes crucial. According to the predator satiation hypothesis, plants can manipulate the population of seed predators by producing large numbers of seeds in masting year and low number of seeds in following years. Masting species, however, may also rely on seed dispersers to carry seeds away from</w:t>
      </w:r>
      <w:r>
        <w:rPr>
          <w:spacing w:val="39"/>
          <w:w w:val="105"/>
        </w:rPr>
        <w:t xml:space="preserve"> </w:t>
      </w:r>
      <w:r>
        <w:rPr>
          <w:w w:val="105"/>
        </w:rPr>
        <w:t>the</w:t>
      </w:r>
      <w:r>
        <w:rPr>
          <w:spacing w:val="41"/>
          <w:w w:val="105"/>
        </w:rPr>
        <w:t xml:space="preserve"> </w:t>
      </w:r>
      <w:r>
        <w:rPr>
          <w:w w:val="105"/>
        </w:rPr>
        <w:t>parent</w:t>
      </w:r>
      <w:r>
        <w:rPr>
          <w:spacing w:val="40"/>
          <w:w w:val="105"/>
        </w:rPr>
        <w:t xml:space="preserve"> </w:t>
      </w:r>
      <w:r>
        <w:rPr>
          <w:w w:val="105"/>
        </w:rPr>
        <w:t>tree,</w:t>
      </w:r>
      <w:r>
        <w:rPr>
          <w:spacing w:val="47"/>
          <w:w w:val="105"/>
        </w:rPr>
        <w:t xml:space="preserve"> </w:t>
      </w:r>
      <w:commentRangeStart w:id="10"/>
      <w:r>
        <w:rPr>
          <w:w w:val="105"/>
        </w:rPr>
        <w:t>increasing</w:t>
      </w:r>
      <w:r>
        <w:rPr>
          <w:spacing w:val="40"/>
          <w:w w:val="105"/>
        </w:rPr>
        <w:t xml:space="preserve"> </w:t>
      </w:r>
      <w:r>
        <w:rPr>
          <w:w w:val="105"/>
        </w:rPr>
        <w:t>the</w:t>
      </w:r>
      <w:r>
        <w:rPr>
          <w:spacing w:val="39"/>
          <w:w w:val="105"/>
        </w:rPr>
        <w:t xml:space="preserve"> </w:t>
      </w:r>
      <w:r>
        <w:rPr>
          <w:w w:val="105"/>
        </w:rPr>
        <w:t>chances</w:t>
      </w:r>
      <w:r>
        <w:rPr>
          <w:spacing w:val="40"/>
          <w:w w:val="105"/>
        </w:rPr>
        <w:t xml:space="preserve"> </w:t>
      </w:r>
      <w:r>
        <w:rPr>
          <w:w w:val="105"/>
        </w:rPr>
        <w:t>of</w:t>
      </w:r>
      <w:r>
        <w:rPr>
          <w:spacing w:val="40"/>
          <w:w w:val="105"/>
        </w:rPr>
        <w:t xml:space="preserve"> </w:t>
      </w:r>
      <w:r>
        <w:rPr>
          <w:w w:val="105"/>
        </w:rPr>
        <w:t>seedling</w:t>
      </w:r>
      <w:r>
        <w:rPr>
          <w:spacing w:val="40"/>
          <w:w w:val="105"/>
        </w:rPr>
        <w:t xml:space="preserve"> </w:t>
      </w:r>
      <w:r>
        <w:rPr>
          <w:w w:val="105"/>
        </w:rPr>
        <w:t>survival</w:t>
      </w:r>
      <w:r>
        <w:rPr>
          <w:spacing w:val="40"/>
          <w:w w:val="105"/>
        </w:rPr>
        <w:t xml:space="preserve"> </w:t>
      </w:r>
      <w:commentRangeEnd w:id="10"/>
      <w:r w:rsidR="00174F97">
        <w:rPr>
          <w:rStyle w:val="CommentReference"/>
        </w:rPr>
        <w:commentReference w:id="10"/>
      </w:r>
      <w:hyperlink w:anchor="_bookmark37" w:history="1">
        <w:r w:rsidR="00A43655">
          <w:rPr>
            <w:w w:val="105"/>
          </w:rPr>
          <w:t>(Janzen,</w:t>
        </w:r>
      </w:hyperlink>
      <w:r>
        <w:rPr>
          <w:spacing w:val="39"/>
          <w:w w:val="105"/>
        </w:rPr>
        <w:t xml:space="preserve"> </w:t>
      </w:r>
      <w:hyperlink w:anchor="_bookmark37" w:history="1">
        <w:r w:rsidR="00A43655">
          <w:rPr>
            <w:w w:val="105"/>
          </w:rPr>
          <w:t>1971;</w:t>
        </w:r>
      </w:hyperlink>
      <w:r>
        <w:rPr>
          <w:spacing w:val="41"/>
          <w:w w:val="105"/>
        </w:rPr>
        <w:t xml:space="preserve"> </w:t>
      </w:r>
      <w:hyperlink w:anchor="_bookmark62" w:history="1">
        <w:r w:rsidR="00A43655">
          <w:rPr>
            <w:spacing w:val="-2"/>
            <w:w w:val="105"/>
          </w:rPr>
          <w:t>Silvertown,</w:t>
        </w:r>
      </w:hyperlink>
    </w:p>
    <w:p w14:paraId="48BBA7DC"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62238A8C" w14:textId="77777777" w:rsidR="00A43655" w:rsidRDefault="00A43655">
      <w:pPr>
        <w:pStyle w:val="BodyText"/>
        <w:spacing w:before="29" w:line="362" w:lineRule="auto"/>
        <w:ind w:left="144" w:right="139"/>
        <w:jc w:val="both"/>
      </w:pPr>
      <w:hyperlink w:anchor="_bookmark62" w:history="1">
        <w:r>
          <w:rPr>
            <w:w w:val="105"/>
          </w:rPr>
          <w:t>1980).</w:t>
        </w:r>
      </w:hyperlink>
      <w:r>
        <w:rPr>
          <w:spacing w:val="40"/>
          <w:w w:val="105"/>
        </w:rPr>
        <w:t xml:space="preserve"> </w:t>
      </w:r>
      <w:r>
        <w:rPr>
          <w:w w:val="105"/>
        </w:rPr>
        <w:t>In this context, seed traits such as seed size, nutrient content, dispersal mode, seed dormancy and seed longevity all can play important roles.</w:t>
      </w:r>
      <w:r>
        <w:rPr>
          <w:spacing w:val="40"/>
          <w:w w:val="105"/>
        </w:rPr>
        <w:t xml:space="preserve"> </w:t>
      </w:r>
      <w:r>
        <w:rPr>
          <w:w w:val="105"/>
        </w:rPr>
        <w:t>Larger seeds with higher nutrient content</w:t>
      </w:r>
      <w:r>
        <w:rPr>
          <w:spacing w:val="-12"/>
          <w:w w:val="105"/>
        </w:rPr>
        <w:t xml:space="preserve"> </w:t>
      </w:r>
      <w:r>
        <w:rPr>
          <w:w w:val="105"/>
        </w:rPr>
        <w:t>may</w:t>
      </w:r>
      <w:r>
        <w:rPr>
          <w:spacing w:val="-13"/>
          <w:w w:val="105"/>
        </w:rPr>
        <w:t xml:space="preserve"> </w:t>
      </w:r>
      <w:r>
        <w:rPr>
          <w:w w:val="105"/>
        </w:rPr>
        <w:t>be</w:t>
      </w:r>
      <w:r>
        <w:rPr>
          <w:spacing w:val="-13"/>
          <w:w w:val="105"/>
        </w:rPr>
        <w:t xml:space="preserve"> </w:t>
      </w:r>
      <w:r>
        <w:rPr>
          <w:w w:val="105"/>
        </w:rPr>
        <w:t>more</w:t>
      </w:r>
      <w:r>
        <w:rPr>
          <w:spacing w:val="-13"/>
          <w:w w:val="105"/>
        </w:rPr>
        <w:t xml:space="preserve"> </w:t>
      </w:r>
      <w:r>
        <w:rPr>
          <w:w w:val="105"/>
        </w:rPr>
        <w:t>attractive</w:t>
      </w:r>
      <w:r>
        <w:rPr>
          <w:spacing w:val="-13"/>
          <w:w w:val="105"/>
        </w:rPr>
        <w:t xml:space="preserve"> </w:t>
      </w:r>
      <w:r>
        <w:rPr>
          <w:w w:val="105"/>
        </w:rPr>
        <w:t>to</w:t>
      </w:r>
      <w:r>
        <w:rPr>
          <w:spacing w:val="-13"/>
          <w:w w:val="105"/>
        </w:rPr>
        <w:t xml:space="preserve"> </w:t>
      </w:r>
      <w:r>
        <w:rPr>
          <w:w w:val="105"/>
        </w:rPr>
        <w:t>seed</w:t>
      </w:r>
      <w:r>
        <w:rPr>
          <w:spacing w:val="-13"/>
          <w:w w:val="105"/>
        </w:rPr>
        <w:t xml:space="preserve"> </w:t>
      </w:r>
      <w:r>
        <w:rPr>
          <w:w w:val="105"/>
        </w:rPr>
        <w:t>predators,</w:t>
      </w:r>
      <w:r>
        <w:rPr>
          <w:spacing w:val="-10"/>
          <w:w w:val="105"/>
        </w:rPr>
        <w:t xml:space="preserve"> </w:t>
      </w:r>
      <w:r>
        <w:rPr>
          <w:w w:val="105"/>
        </w:rPr>
        <w:t>so</w:t>
      </w:r>
      <w:r>
        <w:rPr>
          <w:spacing w:val="-13"/>
          <w:w w:val="105"/>
        </w:rPr>
        <w:t xml:space="preserve"> </w:t>
      </w:r>
      <w:r>
        <w:rPr>
          <w:w w:val="105"/>
        </w:rPr>
        <w:t>they</w:t>
      </w:r>
      <w:r>
        <w:rPr>
          <w:spacing w:val="-13"/>
          <w:w w:val="105"/>
        </w:rPr>
        <w:t xml:space="preserve"> </w:t>
      </w:r>
      <w:r>
        <w:rPr>
          <w:w w:val="105"/>
        </w:rPr>
        <w:t>are</w:t>
      </w:r>
      <w:r>
        <w:rPr>
          <w:spacing w:val="-13"/>
          <w:w w:val="105"/>
        </w:rPr>
        <w:t xml:space="preserve"> </w:t>
      </w:r>
      <w:r>
        <w:rPr>
          <w:w w:val="105"/>
        </w:rPr>
        <w:t>more</w:t>
      </w:r>
      <w:r>
        <w:rPr>
          <w:spacing w:val="-13"/>
          <w:w w:val="105"/>
        </w:rPr>
        <w:t xml:space="preserve"> </w:t>
      </w:r>
      <w:r>
        <w:rPr>
          <w:w w:val="105"/>
        </w:rPr>
        <w:t>likely</w:t>
      </w:r>
      <w:r>
        <w:rPr>
          <w:spacing w:val="-13"/>
          <w:w w:val="105"/>
        </w:rPr>
        <w:t xml:space="preserve"> </w:t>
      </w:r>
      <w:r>
        <w:rPr>
          <w:w w:val="105"/>
        </w:rPr>
        <w:t>to</w:t>
      </w:r>
      <w:r>
        <w:rPr>
          <w:spacing w:val="-13"/>
          <w:w w:val="105"/>
        </w:rPr>
        <w:t xml:space="preserve"> </w:t>
      </w:r>
      <w:r>
        <w:rPr>
          <w:w w:val="105"/>
        </w:rPr>
        <w:t>benefit</w:t>
      </w:r>
      <w:r>
        <w:rPr>
          <w:spacing w:val="-12"/>
          <w:w w:val="105"/>
        </w:rPr>
        <w:t xml:space="preserve"> </w:t>
      </w:r>
      <w:r>
        <w:rPr>
          <w:w w:val="105"/>
        </w:rPr>
        <w:t>from</w:t>
      </w:r>
      <w:r>
        <w:rPr>
          <w:spacing w:val="-13"/>
          <w:w w:val="105"/>
        </w:rPr>
        <w:t xml:space="preserve"> </w:t>
      </w:r>
      <w:r>
        <w:rPr>
          <w:w w:val="105"/>
        </w:rPr>
        <w:t>masting events.</w:t>
      </w:r>
      <w:r>
        <w:rPr>
          <w:spacing w:val="14"/>
          <w:w w:val="105"/>
        </w:rPr>
        <w:t xml:space="preserve"> </w:t>
      </w:r>
      <w:r>
        <w:rPr>
          <w:w w:val="105"/>
        </w:rPr>
        <w:t>Seed</w:t>
      </w:r>
      <w:r>
        <w:rPr>
          <w:spacing w:val="-7"/>
          <w:w w:val="105"/>
        </w:rPr>
        <w:t xml:space="preserve"> </w:t>
      </w:r>
      <w:r>
        <w:rPr>
          <w:w w:val="105"/>
        </w:rPr>
        <w:t>dormancy</w:t>
      </w:r>
      <w:r>
        <w:rPr>
          <w:spacing w:val="-6"/>
          <w:w w:val="105"/>
        </w:rPr>
        <w:t xml:space="preserve"> </w:t>
      </w:r>
      <w:r>
        <w:rPr>
          <w:w w:val="105"/>
        </w:rPr>
        <w:t>and</w:t>
      </w:r>
      <w:r>
        <w:rPr>
          <w:spacing w:val="-6"/>
          <w:w w:val="105"/>
        </w:rPr>
        <w:t xml:space="preserve"> </w:t>
      </w:r>
      <w:r>
        <w:rPr>
          <w:w w:val="105"/>
        </w:rPr>
        <w:t>seed</w:t>
      </w:r>
      <w:r>
        <w:rPr>
          <w:spacing w:val="-7"/>
          <w:w w:val="105"/>
        </w:rPr>
        <w:t xml:space="preserve"> </w:t>
      </w:r>
      <w:r>
        <w:rPr>
          <w:w w:val="105"/>
        </w:rPr>
        <w:t>longevity</w:t>
      </w:r>
      <w:r>
        <w:rPr>
          <w:spacing w:val="-6"/>
          <w:w w:val="105"/>
        </w:rPr>
        <w:t xml:space="preserve"> </w:t>
      </w:r>
      <w:r>
        <w:rPr>
          <w:w w:val="105"/>
        </w:rPr>
        <w:t>help</w:t>
      </w:r>
      <w:r>
        <w:rPr>
          <w:spacing w:val="-6"/>
          <w:w w:val="105"/>
        </w:rPr>
        <w:t xml:space="preserve"> </w:t>
      </w:r>
      <w:r>
        <w:rPr>
          <w:w w:val="105"/>
        </w:rPr>
        <w:t>ensure</w:t>
      </w:r>
      <w:r>
        <w:rPr>
          <w:spacing w:val="-7"/>
          <w:w w:val="105"/>
        </w:rPr>
        <w:t xml:space="preserve"> </w:t>
      </w:r>
      <w:r>
        <w:rPr>
          <w:w w:val="105"/>
        </w:rPr>
        <w:t>that</w:t>
      </w:r>
      <w:r>
        <w:rPr>
          <w:spacing w:val="-6"/>
          <w:w w:val="105"/>
        </w:rPr>
        <w:t xml:space="preserve"> </w:t>
      </w:r>
      <w:r>
        <w:rPr>
          <w:w w:val="105"/>
        </w:rPr>
        <w:t>seeds</w:t>
      </w:r>
      <w:r>
        <w:rPr>
          <w:spacing w:val="-6"/>
          <w:w w:val="105"/>
        </w:rPr>
        <w:t xml:space="preserve"> </w:t>
      </w:r>
      <w:r>
        <w:rPr>
          <w:w w:val="105"/>
        </w:rPr>
        <w:t>do</w:t>
      </w:r>
      <w:r>
        <w:rPr>
          <w:spacing w:val="-7"/>
          <w:w w:val="105"/>
        </w:rPr>
        <w:t xml:space="preserve"> </w:t>
      </w:r>
      <w:r>
        <w:rPr>
          <w:w w:val="105"/>
        </w:rPr>
        <w:t>not</w:t>
      </w:r>
      <w:r>
        <w:rPr>
          <w:spacing w:val="-6"/>
          <w:w w:val="105"/>
        </w:rPr>
        <w:t xml:space="preserve"> </w:t>
      </w:r>
      <w:r>
        <w:rPr>
          <w:w w:val="105"/>
        </w:rPr>
        <w:t>germinate</w:t>
      </w:r>
      <w:r>
        <w:rPr>
          <w:spacing w:val="-6"/>
          <w:w w:val="105"/>
        </w:rPr>
        <w:t xml:space="preserve"> </w:t>
      </w:r>
      <w:r>
        <w:rPr>
          <w:w w:val="105"/>
        </w:rPr>
        <w:t>immediately after dispersal, allowing them to wait for better conditions to establish in a more favorable environment since mast events only occur once every few years.</w:t>
      </w:r>
    </w:p>
    <w:p w14:paraId="0886FEB8" w14:textId="13BEC125" w:rsidR="00A43655" w:rsidRDefault="003254AF">
      <w:pPr>
        <w:pStyle w:val="BodyText"/>
        <w:spacing w:before="224" w:line="362" w:lineRule="auto"/>
        <w:ind w:left="144" w:right="140"/>
        <w:jc w:val="both"/>
      </w:pPr>
      <w:r>
        <w:t xml:space="preserve">My proposed work advances on previous studies in this area, which have explored the relationship </w:t>
      </w:r>
      <w:r>
        <w:rPr>
          <w:w w:val="110"/>
        </w:rPr>
        <w:t xml:space="preserve">between </w:t>
      </w:r>
      <w:r w:rsidR="00353603">
        <w:rPr>
          <w:w w:val="110"/>
        </w:rPr>
        <w:t xml:space="preserve">a </w:t>
      </w:r>
      <w:r>
        <w:rPr>
          <w:w w:val="110"/>
        </w:rPr>
        <w:t xml:space="preserve">limited </w:t>
      </w:r>
      <w:r w:rsidR="00353603">
        <w:rPr>
          <w:w w:val="110"/>
        </w:rPr>
        <w:t xml:space="preserve">number of </w:t>
      </w:r>
      <w:r>
        <w:rPr>
          <w:w w:val="110"/>
        </w:rPr>
        <w:t xml:space="preserve">traits and interannual variability in seed production to test for support for </w:t>
      </w:r>
      <w:r>
        <w:rPr>
          <w:spacing w:val="-4"/>
          <w:w w:val="110"/>
        </w:rPr>
        <w:t>different</w:t>
      </w:r>
      <w:r>
        <w:rPr>
          <w:spacing w:val="-7"/>
          <w:w w:val="110"/>
        </w:rPr>
        <w:t xml:space="preserve"> </w:t>
      </w:r>
      <w:r>
        <w:rPr>
          <w:spacing w:val="-4"/>
          <w:w w:val="110"/>
        </w:rPr>
        <w:t>hypotheses</w:t>
      </w:r>
      <w:r>
        <w:rPr>
          <w:spacing w:val="-7"/>
          <w:w w:val="110"/>
        </w:rPr>
        <w:t xml:space="preserve"> </w:t>
      </w:r>
      <w:r>
        <w:rPr>
          <w:spacing w:val="6"/>
          <w:w w:val="131"/>
        </w:rPr>
        <w:t>(</w:t>
      </w:r>
      <w:proofErr w:type="spellStart"/>
      <w:r>
        <w:rPr>
          <w:spacing w:val="-13"/>
          <w:w w:val="131"/>
        </w:rPr>
        <w:t>F</w:t>
      </w:r>
      <w:hyperlink w:anchor="_bookmark23" w:history="1">
        <w:r w:rsidR="00A43655">
          <w:rPr>
            <w:spacing w:val="6"/>
            <w:w w:val="96"/>
          </w:rPr>
          <w:t>ern</w:t>
        </w:r>
        <w:r w:rsidR="00A43655">
          <w:rPr>
            <w:spacing w:val="-104"/>
            <w:w w:val="165"/>
          </w:rPr>
          <w:t>´</w:t>
        </w:r>
        <w:r w:rsidR="00A43655">
          <w:rPr>
            <w:spacing w:val="6"/>
            <w:w w:val="99"/>
          </w:rPr>
          <w:t>a</w:t>
        </w:r>
        <w:r w:rsidR="00A43655">
          <w:rPr>
            <w:spacing w:val="6"/>
          </w:rPr>
          <w:t>ndez-</w:t>
        </w:r>
        <w:r w:rsidR="00A43655">
          <w:rPr>
            <w:spacing w:val="-4"/>
            <w:w w:val="110"/>
          </w:rPr>
          <w:t>Mart´ınez</w:t>
        </w:r>
        <w:proofErr w:type="spellEnd"/>
        <w:r w:rsidR="00A43655">
          <w:rPr>
            <w:spacing w:val="-7"/>
            <w:w w:val="110"/>
          </w:rPr>
          <w:t xml:space="preserve"> </w:t>
        </w:r>
        <w:r w:rsidR="00A43655">
          <w:rPr>
            <w:i/>
            <w:spacing w:val="-4"/>
            <w:w w:val="110"/>
          </w:rPr>
          <w:t>et al.</w:t>
        </w:r>
      </w:hyperlink>
      <w:r>
        <w:rPr>
          <w:spacing w:val="-4"/>
          <w:w w:val="110"/>
        </w:rPr>
        <w:t>,</w:t>
      </w:r>
      <w:r>
        <w:rPr>
          <w:spacing w:val="-7"/>
          <w:w w:val="110"/>
        </w:rPr>
        <w:t xml:space="preserve"> </w:t>
      </w:r>
      <w:hyperlink w:anchor="_bookmark23" w:history="1">
        <w:r w:rsidR="00A43655">
          <w:rPr>
            <w:spacing w:val="-4"/>
            <w:w w:val="110"/>
          </w:rPr>
          <w:t>2019;</w:t>
        </w:r>
      </w:hyperlink>
      <w:r>
        <w:rPr>
          <w:spacing w:val="-7"/>
          <w:w w:val="110"/>
        </w:rPr>
        <w:t xml:space="preserve"> </w:t>
      </w:r>
      <w:hyperlink w:anchor="_bookmark38" w:history="1">
        <w:r w:rsidR="00A43655">
          <w:rPr>
            <w:spacing w:val="11"/>
            <w:w w:val="107"/>
          </w:rPr>
          <w:t>Jo</w:t>
        </w:r>
        <w:r w:rsidR="00A43655">
          <w:rPr>
            <w:spacing w:val="10"/>
            <w:w w:val="107"/>
          </w:rPr>
          <w:t>u</w:t>
        </w:r>
        <w:r w:rsidR="00A43655">
          <w:rPr>
            <w:spacing w:val="11"/>
            <w:w w:val="101"/>
          </w:rPr>
          <w:t>r</w:t>
        </w:r>
        <w:r w:rsidR="00A43655">
          <w:rPr>
            <w:spacing w:val="5"/>
            <w:w w:val="101"/>
          </w:rPr>
          <w:t>n</w:t>
        </w:r>
        <w:r w:rsidR="00A43655">
          <w:rPr>
            <w:spacing w:val="-93"/>
            <w:w w:val="163"/>
          </w:rPr>
          <w:t>´</w:t>
        </w:r>
        <w:r w:rsidR="00A43655">
          <w:rPr>
            <w:spacing w:val="11"/>
            <w:w w:val="82"/>
          </w:rPr>
          <w:t>e</w:t>
        </w:r>
        <w:r w:rsidR="00A43655">
          <w:rPr>
            <w:spacing w:val="-7"/>
            <w:w w:val="109"/>
          </w:rPr>
          <w:t xml:space="preserve"> </w:t>
        </w:r>
        <w:r w:rsidR="00A43655">
          <w:rPr>
            <w:i/>
            <w:spacing w:val="-4"/>
            <w:w w:val="110"/>
          </w:rPr>
          <w:t>et al.</w:t>
        </w:r>
      </w:hyperlink>
      <w:r>
        <w:rPr>
          <w:spacing w:val="-4"/>
          <w:w w:val="110"/>
        </w:rPr>
        <w:t>,</w:t>
      </w:r>
      <w:r>
        <w:rPr>
          <w:spacing w:val="-7"/>
          <w:w w:val="110"/>
        </w:rPr>
        <w:t xml:space="preserve"> </w:t>
      </w:r>
      <w:hyperlink w:anchor="_bookmark38" w:history="1">
        <w:r w:rsidR="00A43655">
          <w:rPr>
            <w:spacing w:val="-4"/>
            <w:w w:val="110"/>
          </w:rPr>
          <w:t>2023;</w:t>
        </w:r>
      </w:hyperlink>
      <w:r>
        <w:rPr>
          <w:spacing w:val="-7"/>
          <w:w w:val="110"/>
        </w:rPr>
        <w:t xml:space="preserve"> </w:t>
      </w:r>
      <w:hyperlink w:anchor="_bookmark56" w:history="1">
        <w:r w:rsidR="00A43655">
          <w:rPr>
            <w:spacing w:val="-4"/>
            <w:w w:val="110"/>
          </w:rPr>
          <w:t>Pearse</w:t>
        </w:r>
        <w:r w:rsidR="00A43655">
          <w:rPr>
            <w:spacing w:val="-8"/>
            <w:w w:val="110"/>
          </w:rPr>
          <w:t xml:space="preserve"> </w:t>
        </w:r>
        <w:r w:rsidR="00A43655">
          <w:rPr>
            <w:i/>
            <w:spacing w:val="-4"/>
            <w:w w:val="110"/>
          </w:rPr>
          <w:t>et al.</w:t>
        </w:r>
      </w:hyperlink>
      <w:r>
        <w:rPr>
          <w:spacing w:val="-4"/>
          <w:w w:val="110"/>
        </w:rPr>
        <w:t>,</w:t>
      </w:r>
      <w:r>
        <w:rPr>
          <w:spacing w:val="-7"/>
          <w:w w:val="110"/>
        </w:rPr>
        <w:t xml:space="preserve"> </w:t>
      </w:r>
      <w:hyperlink w:anchor="_bookmark56" w:history="1">
        <w:r w:rsidR="00A43655">
          <w:rPr>
            <w:spacing w:val="-4"/>
            <w:w w:val="110"/>
          </w:rPr>
          <w:t>2020),</w:t>
        </w:r>
      </w:hyperlink>
      <w:r>
        <w:rPr>
          <w:spacing w:val="-4"/>
          <w:w w:val="110"/>
        </w:rPr>
        <w:t xml:space="preserve"> </w:t>
      </w:r>
      <w:r>
        <w:t>but</w:t>
      </w:r>
      <w:r>
        <w:rPr>
          <w:spacing w:val="30"/>
        </w:rPr>
        <w:t xml:space="preserve"> </w:t>
      </w:r>
      <w:r>
        <w:t>did</w:t>
      </w:r>
      <w:r>
        <w:rPr>
          <w:spacing w:val="30"/>
        </w:rPr>
        <w:t xml:space="preserve"> </w:t>
      </w:r>
      <w:r>
        <w:t>not</w:t>
      </w:r>
      <w:r>
        <w:rPr>
          <w:spacing w:val="30"/>
        </w:rPr>
        <w:t xml:space="preserve"> </w:t>
      </w:r>
      <w:r>
        <w:t>explain</w:t>
      </w:r>
      <w:r>
        <w:rPr>
          <w:spacing w:val="30"/>
        </w:rPr>
        <w:t xml:space="preserve"> </w:t>
      </w:r>
      <w:r>
        <w:t>how</w:t>
      </w:r>
      <w:r>
        <w:rPr>
          <w:spacing w:val="30"/>
        </w:rPr>
        <w:t xml:space="preserve"> </w:t>
      </w:r>
      <w:r>
        <w:t>different</w:t>
      </w:r>
      <w:r>
        <w:rPr>
          <w:spacing w:val="30"/>
        </w:rPr>
        <w:t xml:space="preserve"> </w:t>
      </w:r>
      <w:r>
        <w:t>environmental</w:t>
      </w:r>
      <w:r>
        <w:rPr>
          <w:spacing w:val="30"/>
        </w:rPr>
        <w:t xml:space="preserve"> </w:t>
      </w:r>
      <w:r>
        <w:t>conditions</w:t>
      </w:r>
      <w:r>
        <w:rPr>
          <w:spacing w:val="30"/>
        </w:rPr>
        <w:t xml:space="preserve"> </w:t>
      </w:r>
      <w:r>
        <w:t>may</w:t>
      </w:r>
      <w:r>
        <w:rPr>
          <w:spacing w:val="30"/>
        </w:rPr>
        <w:t xml:space="preserve"> </w:t>
      </w:r>
      <w:r>
        <w:t>link</w:t>
      </w:r>
      <w:r>
        <w:rPr>
          <w:spacing w:val="30"/>
        </w:rPr>
        <w:t xml:space="preserve"> </w:t>
      </w:r>
      <w:r>
        <w:t>to</w:t>
      </w:r>
      <w:r>
        <w:rPr>
          <w:spacing w:val="30"/>
        </w:rPr>
        <w:t xml:space="preserve"> </w:t>
      </w:r>
      <w:r>
        <w:t>which</w:t>
      </w:r>
      <w:r>
        <w:rPr>
          <w:spacing w:val="30"/>
        </w:rPr>
        <w:t xml:space="preserve"> </w:t>
      </w:r>
      <w:r>
        <w:t>reproductive</w:t>
      </w:r>
      <w:r>
        <w:rPr>
          <w:spacing w:val="30"/>
        </w:rPr>
        <w:t xml:space="preserve"> </w:t>
      </w:r>
      <w:r>
        <w:t xml:space="preserve">traits </w:t>
      </w:r>
      <w:r>
        <w:rPr>
          <w:w w:val="110"/>
        </w:rPr>
        <w:t>are</w:t>
      </w:r>
      <w:r>
        <w:rPr>
          <w:spacing w:val="-9"/>
          <w:w w:val="110"/>
        </w:rPr>
        <w:t xml:space="preserve"> </w:t>
      </w:r>
      <w:r>
        <w:rPr>
          <w:w w:val="110"/>
        </w:rPr>
        <w:t>more</w:t>
      </w:r>
      <w:r>
        <w:rPr>
          <w:spacing w:val="-9"/>
          <w:w w:val="110"/>
        </w:rPr>
        <w:t xml:space="preserve"> </w:t>
      </w:r>
      <w:r>
        <w:rPr>
          <w:w w:val="110"/>
        </w:rPr>
        <w:t>critical.</w:t>
      </w:r>
      <w:r>
        <w:rPr>
          <w:spacing w:val="10"/>
          <w:w w:val="110"/>
        </w:rPr>
        <w:t xml:space="preserve"> </w:t>
      </w:r>
      <w:r>
        <w:rPr>
          <w:w w:val="110"/>
        </w:rPr>
        <w:t>In</w:t>
      </w:r>
      <w:r>
        <w:rPr>
          <w:spacing w:val="-9"/>
          <w:w w:val="110"/>
        </w:rPr>
        <w:t xml:space="preserve"> </w:t>
      </w:r>
      <w:r>
        <w:rPr>
          <w:w w:val="110"/>
        </w:rPr>
        <w:t>this</w:t>
      </w:r>
      <w:r>
        <w:rPr>
          <w:spacing w:val="-9"/>
          <w:w w:val="110"/>
        </w:rPr>
        <w:t xml:space="preserve"> </w:t>
      </w:r>
      <w:r>
        <w:rPr>
          <w:w w:val="110"/>
        </w:rPr>
        <w:t>meta-analysis,</w:t>
      </w:r>
      <w:r>
        <w:rPr>
          <w:spacing w:val="-8"/>
          <w:w w:val="110"/>
        </w:rPr>
        <w:t xml:space="preserve"> </w:t>
      </w:r>
      <w:r>
        <w:rPr>
          <w:w w:val="110"/>
        </w:rPr>
        <w:t>I</w:t>
      </w:r>
      <w:r>
        <w:rPr>
          <w:spacing w:val="-9"/>
          <w:w w:val="110"/>
        </w:rPr>
        <w:t xml:space="preserve"> </w:t>
      </w:r>
      <w:r>
        <w:rPr>
          <w:w w:val="110"/>
        </w:rPr>
        <w:t>will</w:t>
      </w:r>
      <w:r>
        <w:rPr>
          <w:spacing w:val="-9"/>
          <w:w w:val="110"/>
        </w:rPr>
        <w:t xml:space="preserve"> </w:t>
      </w:r>
      <w:r>
        <w:rPr>
          <w:w w:val="110"/>
        </w:rPr>
        <w:t>include</w:t>
      </w:r>
      <w:r>
        <w:rPr>
          <w:spacing w:val="-9"/>
          <w:w w:val="110"/>
        </w:rPr>
        <w:t xml:space="preserve"> </w:t>
      </w:r>
      <w:r>
        <w:rPr>
          <w:w w:val="110"/>
        </w:rPr>
        <w:t>more</w:t>
      </w:r>
      <w:r>
        <w:rPr>
          <w:spacing w:val="-9"/>
          <w:w w:val="110"/>
        </w:rPr>
        <w:t xml:space="preserve"> </w:t>
      </w:r>
      <w:r>
        <w:rPr>
          <w:w w:val="110"/>
        </w:rPr>
        <w:t>reproductive</w:t>
      </w:r>
      <w:r>
        <w:rPr>
          <w:spacing w:val="-9"/>
          <w:w w:val="110"/>
        </w:rPr>
        <w:t xml:space="preserve"> </w:t>
      </w:r>
      <w:r>
        <w:rPr>
          <w:w w:val="110"/>
        </w:rPr>
        <w:t>traits</w:t>
      </w:r>
      <w:r>
        <w:rPr>
          <w:spacing w:val="-9"/>
          <w:w w:val="110"/>
        </w:rPr>
        <w:t xml:space="preserve"> </w:t>
      </w:r>
      <w:r>
        <w:rPr>
          <w:w w:val="110"/>
        </w:rPr>
        <w:t>associated</w:t>
      </w:r>
      <w:r>
        <w:rPr>
          <w:spacing w:val="-9"/>
          <w:w w:val="110"/>
        </w:rPr>
        <w:t xml:space="preserve"> </w:t>
      </w:r>
      <w:r>
        <w:rPr>
          <w:w w:val="110"/>
        </w:rPr>
        <w:t xml:space="preserve">with </w:t>
      </w:r>
      <w:r>
        <w:t>different</w:t>
      </w:r>
      <w:r>
        <w:rPr>
          <w:spacing w:val="32"/>
        </w:rPr>
        <w:t xml:space="preserve"> </w:t>
      </w:r>
      <w:r>
        <w:t>hypotheses</w:t>
      </w:r>
      <w:r>
        <w:rPr>
          <w:spacing w:val="31"/>
        </w:rPr>
        <w:t xml:space="preserve"> </w:t>
      </w:r>
      <w:r>
        <w:t>(Figure</w:t>
      </w:r>
      <w:r>
        <w:rPr>
          <w:spacing w:val="32"/>
        </w:rPr>
        <w:t xml:space="preserve"> </w:t>
      </w:r>
      <w:hyperlink w:anchor="_bookmark0" w:history="1">
        <w:r w:rsidR="00A43655">
          <w:t>1)</w:t>
        </w:r>
      </w:hyperlink>
      <w:r>
        <w:rPr>
          <w:spacing w:val="32"/>
        </w:rPr>
        <w:t xml:space="preserve"> </w:t>
      </w:r>
      <w:r>
        <w:t>to</w:t>
      </w:r>
      <w:r>
        <w:rPr>
          <w:spacing w:val="31"/>
        </w:rPr>
        <w:t xml:space="preserve"> </w:t>
      </w:r>
      <w:r>
        <w:t>investigate</w:t>
      </w:r>
      <w:r>
        <w:rPr>
          <w:spacing w:val="31"/>
        </w:rPr>
        <w:t xml:space="preserve"> </w:t>
      </w:r>
      <w:r>
        <w:t>how</w:t>
      </w:r>
      <w:r>
        <w:rPr>
          <w:spacing w:val="31"/>
        </w:rPr>
        <w:t xml:space="preserve"> </w:t>
      </w:r>
      <w:r>
        <w:t>these</w:t>
      </w:r>
      <w:r>
        <w:rPr>
          <w:spacing w:val="32"/>
        </w:rPr>
        <w:t xml:space="preserve"> </w:t>
      </w:r>
      <w:r>
        <w:t>traits</w:t>
      </w:r>
      <w:r>
        <w:rPr>
          <w:spacing w:val="31"/>
        </w:rPr>
        <w:t xml:space="preserve"> </w:t>
      </w:r>
      <w:r>
        <w:t>are</w:t>
      </w:r>
      <w:r>
        <w:rPr>
          <w:spacing w:val="32"/>
        </w:rPr>
        <w:t xml:space="preserve"> </w:t>
      </w:r>
      <w:r>
        <w:t>related</w:t>
      </w:r>
      <w:r>
        <w:rPr>
          <w:spacing w:val="32"/>
        </w:rPr>
        <w:t xml:space="preserve"> </w:t>
      </w:r>
      <w:r>
        <w:t>to</w:t>
      </w:r>
      <w:r>
        <w:rPr>
          <w:spacing w:val="31"/>
        </w:rPr>
        <w:t xml:space="preserve"> </w:t>
      </w:r>
      <w:r>
        <w:t>a</w:t>
      </w:r>
      <w:r>
        <w:rPr>
          <w:spacing w:val="32"/>
        </w:rPr>
        <w:t xml:space="preserve"> </w:t>
      </w:r>
      <w:r>
        <w:t>species’</w:t>
      </w:r>
      <w:r>
        <w:rPr>
          <w:spacing w:val="32"/>
        </w:rPr>
        <w:t xml:space="preserve"> </w:t>
      </w:r>
      <w:r>
        <w:t xml:space="preserve">tendency </w:t>
      </w:r>
      <w:r>
        <w:rPr>
          <w:w w:val="110"/>
        </w:rPr>
        <w:t>to</w:t>
      </w:r>
      <w:r>
        <w:rPr>
          <w:spacing w:val="-1"/>
          <w:w w:val="110"/>
        </w:rPr>
        <w:t xml:space="preserve"> </w:t>
      </w:r>
      <w:r>
        <w:rPr>
          <w:w w:val="110"/>
        </w:rPr>
        <w:t>mast in different forest types and biomes.</w:t>
      </w:r>
    </w:p>
    <w:p w14:paraId="3DE694DD" w14:textId="77777777" w:rsidR="00A43655" w:rsidRDefault="00A43655">
      <w:pPr>
        <w:pStyle w:val="BodyText"/>
        <w:spacing w:before="255"/>
      </w:pPr>
    </w:p>
    <w:p w14:paraId="51E9A8B8" w14:textId="77777777" w:rsidR="00A43655" w:rsidRDefault="003254AF">
      <w:pPr>
        <w:pStyle w:val="Heading2"/>
        <w:numPr>
          <w:ilvl w:val="1"/>
          <w:numId w:val="2"/>
        </w:numPr>
        <w:tabs>
          <w:tab w:val="left" w:pos="756"/>
        </w:tabs>
        <w:ind w:hanging="612"/>
      </w:pPr>
      <w:r>
        <w:rPr>
          <w:w w:val="115"/>
        </w:rPr>
        <w:t>Research</w:t>
      </w:r>
      <w:r>
        <w:rPr>
          <w:spacing w:val="25"/>
          <w:w w:val="115"/>
        </w:rPr>
        <w:t xml:space="preserve"> </w:t>
      </w:r>
      <w:r>
        <w:rPr>
          <w:w w:val="115"/>
        </w:rPr>
        <w:t>Question</w:t>
      </w:r>
      <w:r>
        <w:rPr>
          <w:spacing w:val="26"/>
          <w:w w:val="115"/>
        </w:rPr>
        <w:t xml:space="preserve"> </w:t>
      </w:r>
      <w:r>
        <w:rPr>
          <w:w w:val="115"/>
        </w:rPr>
        <w:t>and</w:t>
      </w:r>
      <w:r>
        <w:rPr>
          <w:spacing w:val="25"/>
          <w:w w:val="115"/>
        </w:rPr>
        <w:t xml:space="preserve"> </w:t>
      </w:r>
      <w:r>
        <w:rPr>
          <w:spacing w:val="-2"/>
          <w:w w:val="115"/>
        </w:rPr>
        <w:t>Objectives</w:t>
      </w:r>
    </w:p>
    <w:p w14:paraId="0BFA6ACC" w14:textId="77777777" w:rsidR="00A43655" w:rsidRDefault="00A43655">
      <w:pPr>
        <w:pStyle w:val="BodyText"/>
        <w:spacing w:before="198"/>
        <w:rPr>
          <w:b/>
          <w:sz w:val="24"/>
        </w:rPr>
      </w:pPr>
    </w:p>
    <w:p w14:paraId="20DFC052" w14:textId="77777777" w:rsidR="00A43655" w:rsidRDefault="003254AF">
      <w:pPr>
        <w:pStyle w:val="BodyText"/>
        <w:spacing w:before="1" w:line="362" w:lineRule="auto"/>
        <w:ind w:left="144" w:right="142"/>
        <w:jc w:val="both"/>
      </w:pPr>
      <w:r>
        <w:rPr>
          <w:w w:val="105"/>
        </w:rPr>
        <w:t xml:space="preserve">Which </w:t>
      </w:r>
      <w:commentRangeStart w:id="11"/>
      <w:r>
        <w:rPr>
          <w:w w:val="105"/>
        </w:rPr>
        <w:t xml:space="preserve">seed traits </w:t>
      </w:r>
      <w:commentRangeEnd w:id="11"/>
      <w:r w:rsidR="003A7D32">
        <w:rPr>
          <w:rStyle w:val="CommentReference"/>
        </w:rPr>
        <w:commentReference w:id="11"/>
      </w:r>
      <w:r>
        <w:rPr>
          <w:w w:val="105"/>
        </w:rPr>
        <w:t>are related to masting?</w:t>
      </w:r>
      <w:r>
        <w:rPr>
          <w:spacing w:val="40"/>
          <w:w w:val="105"/>
        </w:rPr>
        <w:t xml:space="preserve"> </w:t>
      </w:r>
      <w:r>
        <w:rPr>
          <w:w w:val="105"/>
        </w:rPr>
        <w:t>Additionally, do these traits that relate to different masting hypotheses vary by species or environment?</w:t>
      </w:r>
    </w:p>
    <w:p w14:paraId="42E1C3B5" w14:textId="77777777" w:rsidR="00A43655" w:rsidRDefault="00A43655">
      <w:pPr>
        <w:pStyle w:val="BodyText"/>
        <w:spacing w:before="130"/>
      </w:pPr>
    </w:p>
    <w:p w14:paraId="6A1DE040" w14:textId="77777777" w:rsidR="00A43655" w:rsidRDefault="003254AF">
      <w:pPr>
        <w:pStyle w:val="ListParagraph"/>
        <w:numPr>
          <w:ilvl w:val="2"/>
          <w:numId w:val="2"/>
        </w:numPr>
        <w:tabs>
          <w:tab w:val="left" w:pos="687"/>
          <w:tab w:val="left" w:pos="689"/>
        </w:tabs>
        <w:spacing w:line="362" w:lineRule="auto"/>
        <w:ind w:right="142"/>
        <w:jc w:val="both"/>
      </w:pPr>
      <w:r>
        <w:rPr>
          <w:b/>
          <w:w w:val="105"/>
        </w:rPr>
        <w:t xml:space="preserve">Investigate trait associations: </w:t>
      </w:r>
      <w:r>
        <w:rPr>
          <w:w w:val="105"/>
        </w:rPr>
        <w:t>Analyze the relationships between specific reproductive traits and masting and their frequency to determine which traits are more important in masting for different species.</w:t>
      </w:r>
    </w:p>
    <w:p w14:paraId="1730EDDD" w14:textId="77777777" w:rsidR="00A43655" w:rsidRDefault="003254AF">
      <w:pPr>
        <w:pStyle w:val="ListParagraph"/>
        <w:numPr>
          <w:ilvl w:val="2"/>
          <w:numId w:val="2"/>
        </w:numPr>
        <w:tabs>
          <w:tab w:val="left" w:pos="687"/>
          <w:tab w:val="left" w:pos="689"/>
        </w:tabs>
        <w:spacing w:before="183" w:line="362" w:lineRule="auto"/>
        <w:ind w:right="141"/>
        <w:jc w:val="both"/>
      </w:pPr>
      <w:r>
        <w:rPr>
          <w:b/>
          <w:w w:val="110"/>
        </w:rPr>
        <w:t>Compare across different environments:</w:t>
      </w:r>
      <w:r>
        <w:rPr>
          <w:b/>
          <w:spacing w:val="40"/>
          <w:w w:val="110"/>
        </w:rPr>
        <w:t xml:space="preserve"> </w:t>
      </w:r>
      <w:r>
        <w:rPr>
          <w:w w:val="110"/>
        </w:rPr>
        <w:t>Compare the most critical traits across different</w:t>
      </w:r>
      <w:r>
        <w:rPr>
          <w:spacing w:val="-8"/>
          <w:w w:val="110"/>
        </w:rPr>
        <w:t xml:space="preserve"> </w:t>
      </w:r>
      <w:r>
        <w:rPr>
          <w:w w:val="110"/>
        </w:rPr>
        <w:t>forest</w:t>
      </w:r>
      <w:r>
        <w:rPr>
          <w:spacing w:val="-7"/>
          <w:w w:val="110"/>
        </w:rPr>
        <w:t xml:space="preserve"> </w:t>
      </w:r>
      <w:r>
        <w:rPr>
          <w:w w:val="110"/>
        </w:rPr>
        <w:t>types</w:t>
      </w:r>
      <w:r>
        <w:rPr>
          <w:spacing w:val="-8"/>
          <w:w w:val="110"/>
        </w:rPr>
        <w:t xml:space="preserve"> </w:t>
      </w:r>
      <w:r>
        <w:rPr>
          <w:w w:val="110"/>
        </w:rPr>
        <w:t>and</w:t>
      </w:r>
      <w:r>
        <w:rPr>
          <w:spacing w:val="-7"/>
          <w:w w:val="110"/>
        </w:rPr>
        <w:t xml:space="preserve"> </w:t>
      </w:r>
      <w:r>
        <w:rPr>
          <w:w w:val="110"/>
        </w:rPr>
        <w:t>biomes</w:t>
      </w:r>
      <w:r>
        <w:rPr>
          <w:spacing w:val="-8"/>
          <w:w w:val="110"/>
        </w:rPr>
        <w:t xml:space="preserve"> </w:t>
      </w:r>
      <w:r>
        <w:rPr>
          <w:w w:val="110"/>
        </w:rPr>
        <w:t>to</w:t>
      </w:r>
      <w:r>
        <w:rPr>
          <w:spacing w:val="-8"/>
          <w:w w:val="110"/>
        </w:rPr>
        <w:t xml:space="preserve"> </w:t>
      </w:r>
      <w:r>
        <w:rPr>
          <w:w w:val="110"/>
        </w:rPr>
        <w:t>determine</w:t>
      </w:r>
      <w:r>
        <w:rPr>
          <w:spacing w:val="-7"/>
          <w:w w:val="110"/>
        </w:rPr>
        <w:t xml:space="preserve"> </w:t>
      </w:r>
      <w:r>
        <w:rPr>
          <w:w w:val="110"/>
        </w:rPr>
        <w:t>if</w:t>
      </w:r>
      <w:r>
        <w:rPr>
          <w:spacing w:val="-8"/>
          <w:w w:val="110"/>
        </w:rPr>
        <w:t xml:space="preserve"> </w:t>
      </w:r>
      <w:r>
        <w:rPr>
          <w:w w:val="110"/>
        </w:rPr>
        <w:t>they</w:t>
      </w:r>
      <w:r>
        <w:rPr>
          <w:spacing w:val="-7"/>
          <w:w w:val="110"/>
        </w:rPr>
        <w:t xml:space="preserve"> </w:t>
      </w:r>
      <w:r>
        <w:rPr>
          <w:w w:val="110"/>
        </w:rPr>
        <w:t>vary.</w:t>
      </w:r>
    </w:p>
    <w:p w14:paraId="4B21FF5E" w14:textId="77777777" w:rsidR="00A43655" w:rsidRDefault="00A43655">
      <w:pPr>
        <w:pStyle w:val="BodyText"/>
        <w:spacing w:before="249"/>
      </w:pPr>
    </w:p>
    <w:p w14:paraId="724E88F2" w14:textId="77777777" w:rsidR="00A43655" w:rsidRDefault="003254AF">
      <w:pPr>
        <w:pStyle w:val="Heading2"/>
        <w:numPr>
          <w:ilvl w:val="1"/>
          <w:numId w:val="2"/>
        </w:numPr>
        <w:tabs>
          <w:tab w:val="left" w:pos="756"/>
        </w:tabs>
        <w:ind w:hanging="612"/>
      </w:pPr>
      <w:r>
        <w:rPr>
          <w:spacing w:val="-2"/>
          <w:w w:val="115"/>
        </w:rPr>
        <w:t>Methods</w:t>
      </w:r>
    </w:p>
    <w:p w14:paraId="49E896E9" w14:textId="77777777" w:rsidR="00A43655" w:rsidRDefault="00A43655">
      <w:pPr>
        <w:pStyle w:val="BodyText"/>
        <w:spacing w:before="199"/>
        <w:rPr>
          <w:b/>
          <w:sz w:val="24"/>
        </w:rPr>
      </w:pPr>
    </w:p>
    <w:p w14:paraId="7AF2512B" w14:textId="77777777" w:rsidR="00A43655" w:rsidRDefault="003254AF">
      <w:pPr>
        <w:pStyle w:val="BodyText"/>
        <w:spacing w:line="362" w:lineRule="auto"/>
        <w:ind w:left="144" w:right="142"/>
        <w:jc w:val="both"/>
      </w:pPr>
      <w:r>
        <w:rPr>
          <w:w w:val="105"/>
        </w:rPr>
        <w:t>This</w:t>
      </w:r>
      <w:r>
        <w:rPr>
          <w:spacing w:val="16"/>
          <w:w w:val="105"/>
        </w:rPr>
        <w:t xml:space="preserve"> </w:t>
      </w:r>
      <w:r>
        <w:rPr>
          <w:w w:val="105"/>
        </w:rPr>
        <w:t>chapter</w:t>
      </w:r>
      <w:r>
        <w:rPr>
          <w:spacing w:val="16"/>
          <w:w w:val="105"/>
        </w:rPr>
        <w:t xml:space="preserve"> </w:t>
      </w:r>
      <w:r>
        <w:rPr>
          <w:w w:val="105"/>
        </w:rPr>
        <w:t>aims</w:t>
      </w:r>
      <w:r>
        <w:rPr>
          <w:spacing w:val="16"/>
          <w:w w:val="105"/>
        </w:rPr>
        <w:t xml:space="preserve"> </w:t>
      </w:r>
      <w:r>
        <w:rPr>
          <w:w w:val="105"/>
        </w:rPr>
        <w:t>to</w:t>
      </w:r>
      <w:r>
        <w:rPr>
          <w:spacing w:val="16"/>
          <w:w w:val="105"/>
        </w:rPr>
        <w:t xml:space="preserve"> </w:t>
      </w:r>
      <w:r>
        <w:rPr>
          <w:w w:val="105"/>
        </w:rPr>
        <w:t>explore</w:t>
      </w:r>
      <w:r>
        <w:rPr>
          <w:spacing w:val="16"/>
          <w:w w:val="105"/>
        </w:rPr>
        <w:t xml:space="preserve"> </w:t>
      </w:r>
      <w:r>
        <w:rPr>
          <w:w w:val="105"/>
        </w:rPr>
        <w:t>the</w:t>
      </w:r>
      <w:r>
        <w:rPr>
          <w:spacing w:val="16"/>
          <w:w w:val="105"/>
        </w:rPr>
        <w:t xml:space="preserve"> </w:t>
      </w:r>
      <w:r>
        <w:rPr>
          <w:w w:val="105"/>
        </w:rPr>
        <w:t>relationship</w:t>
      </w:r>
      <w:r>
        <w:rPr>
          <w:spacing w:val="16"/>
          <w:w w:val="105"/>
        </w:rPr>
        <w:t xml:space="preserve"> </w:t>
      </w:r>
      <w:r>
        <w:rPr>
          <w:w w:val="105"/>
        </w:rPr>
        <w:t>between</w:t>
      </w:r>
      <w:r>
        <w:rPr>
          <w:spacing w:val="16"/>
          <w:w w:val="105"/>
        </w:rPr>
        <w:t xml:space="preserve"> </w:t>
      </w:r>
      <w:r>
        <w:rPr>
          <w:w w:val="105"/>
        </w:rPr>
        <w:t>reproductive</w:t>
      </w:r>
      <w:r>
        <w:rPr>
          <w:spacing w:val="16"/>
          <w:w w:val="105"/>
        </w:rPr>
        <w:t xml:space="preserve"> </w:t>
      </w:r>
      <w:r>
        <w:rPr>
          <w:w w:val="105"/>
        </w:rPr>
        <w:t>traits</w:t>
      </w:r>
      <w:r>
        <w:rPr>
          <w:spacing w:val="16"/>
          <w:w w:val="105"/>
        </w:rPr>
        <w:t xml:space="preserve"> </w:t>
      </w:r>
      <w:r>
        <w:rPr>
          <w:w w:val="105"/>
        </w:rPr>
        <w:t>and</w:t>
      </w:r>
      <w:r>
        <w:rPr>
          <w:spacing w:val="16"/>
          <w:w w:val="105"/>
        </w:rPr>
        <w:t xml:space="preserve"> </w:t>
      </w:r>
      <w:r>
        <w:rPr>
          <w:w w:val="105"/>
        </w:rPr>
        <w:t>the</w:t>
      </w:r>
      <w:r>
        <w:rPr>
          <w:spacing w:val="16"/>
          <w:w w:val="105"/>
        </w:rPr>
        <w:t xml:space="preserve"> </w:t>
      </w:r>
      <w:r>
        <w:rPr>
          <w:w w:val="105"/>
        </w:rPr>
        <w:t>tendency</w:t>
      </w:r>
      <w:r>
        <w:rPr>
          <w:spacing w:val="16"/>
          <w:w w:val="105"/>
        </w:rPr>
        <w:t xml:space="preserve"> </w:t>
      </w:r>
      <w:r>
        <w:rPr>
          <w:w w:val="105"/>
        </w:rPr>
        <w:t>of a species to mast in different environments through a meta-analysis.</w:t>
      </w:r>
    </w:p>
    <w:p w14:paraId="3D20C75F" w14:textId="77777777" w:rsidR="00A43655" w:rsidRDefault="003254AF">
      <w:pPr>
        <w:pStyle w:val="Heading3"/>
        <w:spacing w:before="220"/>
      </w:pPr>
      <w:r>
        <w:rPr>
          <w:w w:val="120"/>
        </w:rPr>
        <w:t>Data</w:t>
      </w:r>
      <w:r>
        <w:rPr>
          <w:spacing w:val="36"/>
          <w:w w:val="120"/>
        </w:rPr>
        <w:t xml:space="preserve"> </w:t>
      </w:r>
      <w:r>
        <w:rPr>
          <w:spacing w:val="-2"/>
          <w:w w:val="120"/>
        </w:rPr>
        <w:t>collection</w:t>
      </w:r>
    </w:p>
    <w:p w14:paraId="2D8D5EF4" w14:textId="77777777" w:rsidR="00A43655" w:rsidRDefault="00A43655">
      <w:pPr>
        <w:pStyle w:val="Heading3"/>
        <w:sectPr w:rsidR="00A43655">
          <w:pgSz w:w="12240" w:h="15840"/>
          <w:pgMar w:top="1420" w:right="1440" w:bottom="1000" w:left="1440" w:header="0" w:footer="806" w:gutter="0"/>
          <w:cols w:space="720"/>
        </w:sectPr>
      </w:pPr>
    </w:p>
    <w:p w14:paraId="23808F82" w14:textId="77777777" w:rsidR="00A43655" w:rsidRDefault="003254AF">
      <w:pPr>
        <w:pStyle w:val="BodyText"/>
        <w:spacing w:before="29"/>
        <w:ind w:left="144"/>
        <w:jc w:val="both"/>
      </w:pPr>
      <w:r>
        <w:rPr>
          <w:w w:val="105"/>
        </w:rPr>
        <w:lastRenderedPageBreak/>
        <w:t>Data</w:t>
      </w:r>
      <w:r>
        <w:rPr>
          <w:spacing w:val="15"/>
          <w:w w:val="105"/>
        </w:rPr>
        <w:t xml:space="preserve"> </w:t>
      </w:r>
      <w:r>
        <w:rPr>
          <w:w w:val="105"/>
        </w:rPr>
        <w:t>for</w:t>
      </w:r>
      <w:r>
        <w:rPr>
          <w:spacing w:val="17"/>
          <w:w w:val="105"/>
        </w:rPr>
        <w:t xml:space="preserve"> </w:t>
      </w:r>
      <w:r>
        <w:rPr>
          <w:w w:val="105"/>
        </w:rPr>
        <w:t>this</w:t>
      </w:r>
      <w:r>
        <w:rPr>
          <w:spacing w:val="16"/>
          <w:w w:val="105"/>
        </w:rPr>
        <w:t xml:space="preserve"> </w:t>
      </w:r>
      <w:r>
        <w:rPr>
          <w:w w:val="105"/>
        </w:rPr>
        <w:t>meta-analysis</w:t>
      </w:r>
      <w:r>
        <w:rPr>
          <w:spacing w:val="17"/>
          <w:w w:val="105"/>
        </w:rPr>
        <w:t xml:space="preserve"> </w:t>
      </w:r>
      <w:r>
        <w:rPr>
          <w:w w:val="105"/>
        </w:rPr>
        <w:t>will</w:t>
      </w:r>
      <w:r>
        <w:rPr>
          <w:spacing w:val="16"/>
          <w:w w:val="105"/>
        </w:rPr>
        <w:t xml:space="preserve"> </w:t>
      </w:r>
      <w:r>
        <w:rPr>
          <w:w w:val="105"/>
        </w:rPr>
        <w:t>be</w:t>
      </w:r>
      <w:r>
        <w:rPr>
          <w:spacing w:val="17"/>
          <w:w w:val="105"/>
        </w:rPr>
        <w:t xml:space="preserve"> </w:t>
      </w:r>
      <w:r>
        <w:rPr>
          <w:w w:val="105"/>
        </w:rPr>
        <w:t>primarily</w:t>
      </w:r>
      <w:r>
        <w:rPr>
          <w:spacing w:val="16"/>
          <w:w w:val="105"/>
        </w:rPr>
        <w:t xml:space="preserve"> </w:t>
      </w:r>
      <w:r>
        <w:rPr>
          <w:w w:val="105"/>
        </w:rPr>
        <w:t>sourced</w:t>
      </w:r>
      <w:r>
        <w:rPr>
          <w:spacing w:val="17"/>
          <w:w w:val="105"/>
        </w:rPr>
        <w:t xml:space="preserve"> </w:t>
      </w:r>
      <w:r>
        <w:rPr>
          <w:w w:val="105"/>
        </w:rPr>
        <w:t>from</w:t>
      </w:r>
      <w:r>
        <w:rPr>
          <w:spacing w:val="16"/>
          <w:w w:val="105"/>
        </w:rPr>
        <w:t xml:space="preserve"> </w:t>
      </w:r>
      <w:r>
        <w:rPr>
          <w:w w:val="105"/>
        </w:rPr>
        <w:t>following</w:t>
      </w:r>
      <w:r>
        <w:rPr>
          <w:spacing w:val="16"/>
          <w:w w:val="105"/>
        </w:rPr>
        <w:t xml:space="preserve"> </w:t>
      </w:r>
      <w:r>
        <w:rPr>
          <w:spacing w:val="-2"/>
          <w:w w:val="105"/>
        </w:rPr>
        <w:t>resources:</w:t>
      </w:r>
    </w:p>
    <w:p w14:paraId="160E320A" w14:textId="77777777" w:rsidR="00A43655" w:rsidRDefault="00A43655">
      <w:pPr>
        <w:pStyle w:val="BodyText"/>
        <w:spacing w:before="251"/>
      </w:pPr>
    </w:p>
    <w:p w14:paraId="39A26BDF" w14:textId="77777777" w:rsidR="00A43655" w:rsidRDefault="003254AF">
      <w:pPr>
        <w:pStyle w:val="ListParagraph"/>
        <w:numPr>
          <w:ilvl w:val="0"/>
          <w:numId w:val="1"/>
        </w:numPr>
        <w:tabs>
          <w:tab w:val="left" w:pos="687"/>
          <w:tab w:val="left" w:pos="689"/>
        </w:tabs>
        <w:spacing w:line="362" w:lineRule="auto"/>
        <w:ind w:right="139"/>
        <w:jc w:val="both"/>
      </w:pPr>
      <w:r>
        <w:rPr>
          <w:b/>
          <w:w w:val="110"/>
        </w:rPr>
        <w:t xml:space="preserve">Silvics of North America </w:t>
      </w:r>
      <w:hyperlink w:anchor="_bookmark16" w:history="1">
        <w:r w:rsidR="00A43655">
          <w:rPr>
            <w:w w:val="110"/>
          </w:rPr>
          <w:t>(Burns,</w:t>
        </w:r>
      </w:hyperlink>
      <w:r>
        <w:rPr>
          <w:w w:val="110"/>
        </w:rPr>
        <w:t xml:space="preserve"> </w:t>
      </w:r>
      <w:hyperlink w:anchor="_bookmark16" w:history="1">
        <w:r w:rsidR="00A43655">
          <w:rPr>
            <w:w w:val="110"/>
          </w:rPr>
          <w:t>1990):</w:t>
        </w:r>
      </w:hyperlink>
      <w:r>
        <w:rPr>
          <w:spacing w:val="40"/>
          <w:w w:val="110"/>
        </w:rPr>
        <w:t xml:space="preserve"> </w:t>
      </w:r>
      <w:r>
        <w:rPr>
          <w:w w:val="110"/>
        </w:rPr>
        <w:t>Provides a comprehensive database of tree species and their reproductive characteristics in North America, and will be our main dataset.</w:t>
      </w:r>
      <w:r>
        <w:rPr>
          <w:spacing w:val="38"/>
          <w:w w:val="110"/>
        </w:rPr>
        <w:t xml:space="preserve"> </w:t>
      </w:r>
      <w:r>
        <w:rPr>
          <w:w w:val="110"/>
        </w:rPr>
        <w:t>It includes flowering traits, seed dispersal traits, mast cycles and forest types. For biomes, I will use the information in the distributional map provided by the book and categorized into temperate, subtropical and tropical.</w:t>
      </w:r>
      <w:r>
        <w:rPr>
          <w:spacing w:val="35"/>
          <w:w w:val="110"/>
        </w:rPr>
        <w:t xml:space="preserve"> </w:t>
      </w:r>
      <w:r>
        <w:rPr>
          <w:w w:val="110"/>
        </w:rPr>
        <w:t xml:space="preserve">For forest type, I will extract </w:t>
      </w:r>
      <w:r>
        <w:t>information</w:t>
      </w:r>
      <w:r>
        <w:rPr>
          <w:spacing w:val="32"/>
        </w:rPr>
        <w:t xml:space="preserve"> </w:t>
      </w:r>
      <w:r>
        <w:t>from</w:t>
      </w:r>
      <w:r>
        <w:rPr>
          <w:spacing w:val="31"/>
        </w:rPr>
        <w:t xml:space="preserve"> </w:t>
      </w:r>
      <w:r>
        <w:t>the</w:t>
      </w:r>
      <w:r>
        <w:rPr>
          <w:spacing w:val="32"/>
        </w:rPr>
        <w:t xml:space="preserve"> </w:t>
      </w:r>
      <w:r>
        <w:t>section</w:t>
      </w:r>
      <w:r>
        <w:rPr>
          <w:spacing w:val="32"/>
        </w:rPr>
        <w:t xml:space="preserve"> </w:t>
      </w:r>
      <w:r>
        <w:t>of</w:t>
      </w:r>
      <w:r>
        <w:rPr>
          <w:spacing w:val="32"/>
        </w:rPr>
        <w:t xml:space="preserve"> </w:t>
      </w:r>
      <w:r>
        <w:t>associated</w:t>
      </w:r>
      <w:r>
        <w:rPr>
          <w:spacing w:val="32"/>
        </w:rPr>
        <w:t xml:space="preserve"> </w:t>
      </w:r>
      <w:r>
        <w:t>forest</w:t>
      </w:r>
      <w:r>
        <w:rPr>
          <w:spacing w:val="32"/>
        </w:rPr>
        <w:t xml:space="preserve"> </w:t>
      </w:r>
      <w:r>
        <w:t>cover,</w:t>
      </w:r>
      <w:r>
        <w:rPr>
          <w:spacing w:val="33"/>
        </w:rPr>
        <w:t xml:space="preserve"> </w:t>
      </w:r>
      <w:r>
        <w:t>and</w:t>
      </w:r>
      <w:r>
        <w:rPr>
          <w:spacing w:val="32"/>
        </w:rPr>
        <w:t xml:space="preserve"> </w:t>
      </w:r>
      <w:r>
        <w:t>aim</w:t>
      </w:r>
      <w:r>
        <w:rPr>
          <w:spacing w:val="32"/>
        </w:rPr>
        <w:t xml:space="preserve"> </w:t>
      </w:r>
      <w:r>
        <w:t>to</w:t>
      </w:r>
      <w:r>
        <w:rPr>
          <w:spacing w:val="32"/>
        </w:rPr>
        <w:t xml:space="preserve"> </w:t>
      </w:r>
      <w:r>
        <w:t>categorize</w:t>
      </w:r>
      <w:r>
        <w:rPr>
          <w:spacing w:val="32"/>
        </w:rPr>
        <w:t xml:space="preserve"> </w:t>
      </w:r>
      <w:r>
        <w:t>it</w:t>
      </w:r>
      <w:r>
        <w:rPr>
          <w:spacing w:val="32"/>
        </w:rPr>
        <w:t xml:space="preserve"> </w:t>
      </w:r>
      <w:r>
        <w:t xml:space="preserve">according </w:t>
      </w:r>
      <w:r>
        <w:rPr>
          <w:w w:val="110"/>
        </w:rPr>
        <w:t>to North American forest cover types.</w:t>
      </w:r>
    </w:p>
    <w:p w14:paraId="2711135E" w14:textId="77777777" w:rsidR="00A43655" w:rsidRDefault="003254AF">
      <w:pPr>
        <w:pStyle w:val="ListParagraph"/>
        <w:numPr>
          <w:ilvl w:val="0"/>
          <w:numId w:val="1"/>
        </w:numPr>
        <w:tabs>
          <w:tab w:val="left" w:pos="687"/>
          <w:tab w:val="left" w:pos="689"/>
        </w:tabs>
        <w:spacing w:before="180" w:line="362" w:lineRule="auto"/>
        <w:ind w:right="141"/>
        <w:jc w:val="both"/>
      </w:pPr>
      <w:r>
        <w:rPr>
          <w:b/>
          <w:w w:val="130"/>
        </w:rPr>
        <w:t xml:space="preserve">MASTREE+ </w:t>
      </w:r>
      <w:hyperlink w:anchor="_bookmark30" w:history="1">
        <w:r w:rsidR="00A43655">
          <w:rPr>
            <w:w w:val="105"/>
          </w:rPr>
          <w:t xml:space="preserve">(Hacket-Pain </w:t>
        </w:r>
        <w:r w:rsidR="00A43655">
          <w:rPr>
            <w:i/>
            <w:w w:val="105"/>
          </w:rPr>
          <w:t>et al.</w:t>
        </w:r>
      </w:hyperlink>
      <w:r>
        <w:rPr>
          <w:w w:val="105"/>
        </w:rPr>
        <w:t xml:space="preserve">, </w:t>
      </w:r>
      <w:hyperlink w:anchor="_bookmark30" w:history="1">
        <w:r w:rsidR="00A43655">
          <w:rPr>
            <w:w w:val="105"/>
          </w:rPr>
          <w:t>2022):</w:t>
        </w:r>
      </w:hyperlink>
      <w:r>
        <w:rPr>
          <w:spacing w:val="40"/>
          <w:w w:val="105"/>
        </w:rPr>
        <w:t xml:space="preserve"> </w:t>
      </w:r>
      <w:r>
        <w:rPr>
          <w:w w:val="105"/>
        </w:rPr>
        <w:t>This is a specialized database focused on tree species’</w:t>
      </w:r>
      <w:r>
        <w:rPr>
          <w:spacing w:val="-4"/>
          <w:w w:val="105"/>
        </w:rPr>
        <w:t xml:space="preserve"> </w:t>
      </w:r>
      <w:r>
        <w:rPr>
          <w:w w:val="105"/>
        </w:rPr>
        <w:t>mast</w:t>
      </w:r>
      <w:r>
        <w:rPr>
          <w:spacing w:val="-4"/>
          <w:w w:val="105"/>
        </w:rPr>
        <w:t xml:space="preserve"> </w:t>
      </w:r>
      <w:r>
        <w:rPr>
          <w:w w:val="105"/>
        </w:rPr>
        <w:t>seeding</w:t>
      </w:r>
      <w:r>
        <w:rPr>
          <w:spacing w:val="-4"/>
          <w:w w:val="105"/>
        </w:rPr>
        <w:t xml:space="preserve"> </w:t>
      </w:r>
      <w:r>
        <w:rPr>
          <w:w w:val="105"/>
        </w:rPr>
        <w:t>behavior,</w:t>
      </w:r>
      <w:r>
        <w:rPr>
          <w:spacing w:val="-4"/>
          <w:w w:val="105"/>
        </w:rPr>
        <w:t xml:space="preserve"> </w:t>
      </w:r>
      <w:r>
        <w:rPr>
          <w:w w:val="105"/>
        </w:rPr>
        <w:t>which</w:t>
      </w:r>
      <w:r>
        <w:rPr>
          <w:spacing w:val="-4"/>
          <w:w w:val="105"/>
        </w:rPr>
        <w:t xml:space="preserve"> </w:t>
      </w:r>
      <w:r>
        <w:rPr>
          <w:w w:val="105"/>
        </w:rPr>
        <w:t>will</w:t>
      </w:r>
      <w:r>
        <w:rPr>
          <w:spacing w:val="-4"/>
          <w:w w:val="105"/>
        </w:rPr>
        <w:t xml:space="preserve"> </w:t>
      </w:r>
      <w:r>
        <w:rPr>
          <w:w w:val="105"/>
        </w:rPr>
        <w:t>be</w:t>
      </w:r>
      <w:r>
        <w:rPr>
          <w:spacing w:val="-4"/>
          <w:w w:val="105"/>
        </w:rPr>
        <w:t xml:space="preserve"> </w:t>
      </w:r>
      <w:r>
        <w:rPr>
          <w:w w:val="105"/>
        </w:rPr>
        <w:t>a</w:t>
      </w:r>
      <w:r>
        <w:rPr>
          <w:spacing w:val="-4"/>
          <w:w w:val="105"/>
        </w:rPr>
        <w:t xml:space="preserve"> </w:t>
      </w:r>
      <w:r>
        <w:rPr>
          <w:w w:val="105"/>
        </w:rPr>
        <w:t>supplemental</w:t>
      </w:r>
      <w:r>
        <w:rPr>
          <w:spacing w:val="-4"/>
          <w:w w:val="105"/>
        </w:rPr>
        <w:t xml:space="preserve"> </w:t>
      </w:r>
      <w:r>
        <w:rPr>
          <w:w w:val="105"/>
        </w:rPr>
        <w:t>source</w:t>
      </w:r>
      <w:r>
        <w:rPr>
          <w:spacing w:val="-4"/>
          <w:w w:val="105"/>
        </w:rPr>
        <w:t xml:space="preserve"> </w:t>
      </w:r>
      <w:r>
        <w:rPr>
          <w:w w:val="105"/>
        </w:rPr>
        <w:t>for</w:t>
      </w:r>
      <w:r>
        <w:rPr>
          <w:spacing w:val="-4"/>
          <w:w w:val="105"/>
        </w:rPr>
        <w:t xml:space="preserve"> </w:t>
      </w:r>
      <w:r>
        <w:rPr>
          <w:w w:val="105"/>
        </w:rPr>
        <w:t>identifying</w:t>
      </w:r>
      <w:r>
        <w:rPr>
          <w:spacing w:val="-4"/>
          <w:w w:val="105"/>
        </w:rPr>
        <w:t xml:space="preserve"> </w:t>
      </w:r>
      <w:r>
        <w:rPr>
          <w:w w:val="105"/>
        </w:rPr>
        <w:t>species tendencies for mast seeding and interannual variability.</w:t>
      </w:r>
    </w:p>
    <w:p w14:paraId="5520D051" w14:textId="77777777" w:rsidR="00A43655" w:rsidRDefault="003254AF">
      <w:pPr>
        <w:pStyle w:val="ListParagraph"/>
        <w:numPr>
          <w:ilvl w:val="0"/>
          <w:numId w:val="1"/>
        </w:numPr>
        <w:tabs>
          <w:tab w:val="left" w:pos="687"/>
          <w:tab w:val="left" w:pos="689"/>
        </w:tabs>
        <w:spacing w:before="175" w:line="362" w:lineRule="auto"/>
        <w:ind w:right="140"/>
        <w:jc w:val="both"/>
      </w:pPr>
      <w:r>
        <w:rPr>
          <w:b/>
          <w:w w:val="105"/>
        </w:rPr>
        <w:t xml:space="preserve">Co-mast </w:t>
      </w:r>
      <w:hyperlink w:anchor="_bookmark53" w:history="1">
        <w:r w:rsidR="00A43655">
          <w:rPr>
            <w:w w:val="105"/>
          </w:rPr>
          <w:t xml:space="preserve">(Nigro </w:t>
        </w:r>
        <w:r w:rsidR="00A43655">
          <w:rPr>
            <w:i/>
            <w:w w:val="105"/>
          </w:rPr>
          <w:t>et al.</w:t>
        </w:r>
      </w:hyperlink>
      <w:r>
        <w:rPr>
          <w:w w:val="105"/>
        </w:rPr>
        <w:t xml:space="preserve">, </w:t>
      </w:r>
      <w:hyperlink w:anchor="_bookmark53" w:history="1">
        <w:r w:rsidR="00A43655">
          <w:rPr>
            <w:w w:val="105"/>
          </w:rPr>
          <w:t>2025):</w:t>
        </w:r>
      </w:hyperlink>
      <w:r>
        <w:rPr>
          <w:w w:val="105"/>
        </w:rPr>
        <w:t xml:space="preserve"> This is a specific database on harmonized seed production data for woody plants across US, which will also be a supplemental source for mast cycles.</w:t>
      </w:r>
    </w:p>
    <w:p w14:paraId="66E4A517" w14:textId="77777777" w:rsidR="00A43655" w:rsidRDefault="003254AF">
      <w:pPr>
        <w:pStyle w:val="ListParagraph"/>
        <w:numPr>
          <w:ilvl w:val="0"/>
          <w:numId w:val="1"/>
        </w:numPr>
        <w:tabs>
          <w:tab w:val="left" w:pos="687"/>
          <w:tab w:val="left" w:pos="689"/>
        </w:tabs>
        <w:spacing w:before="175" w:line="362" w:lineRule="auto"/>
        <w:ind w:right="137"/>
        <w:jc w:val="both"/>
      </w:pPr>
      <w:r>
        <w:rPr>
          <w:b/>
          <w:w w:val="115"/>
        </w:rPr>
        <w:t>Kew</w:t>
      </w:r>
      <w:r>
        <w:rPr>
          <w:b/>
          <w:spacing w:val="23"/>
          <w:w w:val="115"/>
        </w:rPr>
        <w:t xml:space="preserve"> </w:t>
      </w:r>
      <w:r>
        <w:rPr>
          <w:b/>
          <w:w w:val="115"/>
        </w:rPr>
        <w:t>Seed</w:t>
      </w:r>
      <w:r>
        <w:rPr>
          <w:b/>
          <w:spacing w:val="23"/>
          <w:w w:val="115"/>
        </w:rPr>
        <w:t xml:space="preserve"> </w:t>
      </w:r>
      <w:r>
        <w:rPr>
          <w:b/>
          <w:w w:val="115"/>
        </w:rPr>
        <w:t>Dataset,</w:t>
      </w:r>
      <w:r>
        <w:rPr>
          <w:b/>
          <w:spacing w:val="29"/>
          <w:w w:val="115"/>
        </w:rPr>
        <w:t xml:space="preserve"> </w:t>
      </w:r>
      <w:r>
        <w:rPr>
          <w:b/>
          <w:w w:val="115"/>
        </w:rPr>
        <w:t>Worldwide</w:t>
      </w:r>
      <w:r>
        <w:rPr>
          <w:b/>
          <w:spacing w:val="23"/>
          <w:w w:val="115"/>
        </w:rPr>
        <w:t xml:space="preserve"> </w:t>
      </w:r>
      <w:r>
        <w:rPr>
          <w:b/>
          <w:w w:val="115"/>
        </w:rPr>
        <w:t>Seed</w:t>
      </w:r>
      <w:r>
        <w:rPr>
          <w:b/>
          <w:spacing w:val="23"/>
          <w:w w:val="115"/>
        </w:rPr>
        <w:t xml:space="preserve"> </w:t>
      </w:r>
      <w:r>
        <w:rPr>
          <w:b/>
          <w:w w:val="115"/>
        </w:rPr>
        <w:t>Mass</w:t>
      </w:r>
      <w:r>
        <w:rPr>
          <w:b/>
          <w:spacing w:val="23"/>
          <w:w w:val="115"/>
        </w:rPr>
        <w:t xml:space="preserve"> </w:t>
      </w:r>
      <w:r>
        <w:rPr>
          <w:b/>
          <w:w w:val="115"/>
        </w:rPr>
        <w:t>Dataset,</w:t>
      </w:r>
      <w:r>
        <w:rPr>
          <w:b/>
          <w:spacing w:val="29"/>
          <w:w w:val="115"/>
        </w:rPr>
        <w:t xml:space="preserve"> </w:t>
      </w:r>
      <w:r>
        <w:rPr>
          <w:b/>
          <w:w w:val="115"/>
        </w:rPr>
        <w:t>USDA</w:t>
      </w:r>
      <w:r>
        <w:rPr>
          <w:b/>
          <w:spacing w:val="23"/>
          <w:w w:val="115"/>
        </w:rPr>
        <w:t xml:space="preserve"> </w:t>
      </w:r>
      <w:r>
        <w:rPr>
          <w:b/>
          <w:w w:val="115"/>
        </w:rPr>
        <w:t>Seed</w:t>
      </w:r>
      <w:r>
        <w:rPr>
          <w:b/>
          <w:spacing w:val="23"/>
          <w:w w:val="115"/>
        </w:rPr>
        <w:t xml:space="preserve"> </w:t>
      </w:r>
      <w:r>
        <w:rPr>
          <w:b/>
          <w:w w:val="115"/>
        </w:rPr>
        <w:t xml:space="preserve">Manual </w:t>
      </w:r>
      <w:hyperlink w:anchor="_bookmark17" w:history="1">
        <w:r w:rsidR="00A43655">
          <w:rPr>
            <w:w w:val="115"/>
          </w:rPr>
          <w:t>(Bonner</w:t>
        </w:r>
      </w:hyperlink>
      <w:r>
        <w:rPr>
          <w:w w:val="115"/>
        </w:rPr>
        <w:t xml:space="preserve"> </w:t>
      </w:r>
      <w:hyperlink w:anchor="_bookmark17" w:history="1">
        <w:r w:rsidR="00A43655">
          <w:rPr>
            <w:w w:val="110"/>
          </w:rPr>
          <w:t>&amp; Karrfalt,</w:t>
        </w:r>
      </w:hyperlink>
      <w:r>
        <w:rPr>
          <w:w w:val="110"/>
        </w:rPr>
        <w:t xml:space="preserve"> </w:t>
      </w:r>
      <w:hyperlink w:anchor="_bookmark17" w:history="1">
        <w:r w:rsidR="00A43655">
          <w:rPr>
            <w:w w:val="110"/>
          </w:rPr>
          <w:t>2008;</w:t>
        </w:r>
      </w:hyperlink>
      <w:r>
        <w:rPr>
          <w:w w:val="110"/>
        </w:rPr>
        <w:t xml:space="preserve"> </w:t>
      </w:r>
      <w:hyperlink w:anchor="_bookmark58" w:history="1">
        <w:r w:rsidR="00A43655">
          <w:rPr>
            <w:w w:val="110"/>
          </w:rPr>
          <w:t>Royal Botanic Gardens,</w:t>
        </w:r>
      </w:hyperlink>
      <w:r>
        <w:rPr>
          <w:w w:val="110"/>
        </w:rPr>
        <w:t xml:space="preserve"> </w:t>
      </w:r>
      <w:hyperlink w:anchor="_bookmark58" w:history="1">
        <w:r w:rsidR="00A43655">
          <w:rPr>
            <w:w w:val="110"/>
          </w:rPr>
          <w:t>2007;</w:t>
        </w:r>
      </w:hyperlink>
      <w:r>
        <w:rPr>
          <w:w w:val="110"/>
        </w:rPr>
        <w:t xml:space="preserve"> </w:t>
      </w:r>
      <w:hyperlink w:anchor="_bookmark51" w:history="1">
        <w:r w:rsidR="00A43655">
          <w:rPr>
            <w:w w:val="110"/>
          </w:rPr>
          <w:t>Moles,</w:t>
        </w:r>
      </w:hyperlink>
      <w:r>
        <w:rPr>
          <w:w w:val="110"/>
        </w:rPr>
        <w:t xml:space="preserve"> </w:t>
      </w:r>
      <w:hyperlink w:anchor="_bookmark51" w:history="1">
        <w:r w:rsidR="00A43655">
          <w:rPr>
            <w:w w:val="110"/>
          </w:rPr>
          <w:t>2015):</w:t>
        </w:r>
      </w:hyperlink>
      <w:r>
        <w:rPr>
          <w:spacing w:val="40"/>
          <w:w w:val="110"/>
        </w:rPr>
        <w:t xml:space="preserve"> </w:t>
      </w:r>
      <w:r>
        <w:rPr>
          <w:w w:val="110"/>
        </w:rPr>
        <w:t xml:space="preserve">These sources will offer </w:t>
      </w:r>
      <w:r>
        <w:t>supplementary</w:t>
      </w:r>
      <w:r>
        <w:rPr>
          <w:spacing w:val="40"/>
        </w:rPr>
        <w:t xml:space="preserve"> </w:t>
      </w:r>
      <w:r>
        <w:t>information</w:t>
      </w:r>
      <w:r>
        <w:rPr>
          <w:spacing w:val="40"/>
        </w:rPr>
        <w:t xml:space="preserve"> </w:t>
      </w:r>
      <w:r>
        <w:t>on</w:t>
      </w:r>
      <w:r>
        <w:rPr>
          <w:spacing w:val="40"/>
        </w:rPr>
        <w:t xml:space="preserve"> </w:t>
      </w:r>
      <w:r>
        <w:t>seed</w:t>
      </w:r>
      <w:r>
        <w:rPr>
          <w:spacing w:val="40"/>
        </w:rPr>
        <w:t xml:space="preserve"> </w:t>
      </w:r>
      <w:r>
        <w:t>mass</w:t>
      </w:r>
      <w:r>
        <w:rPr>
          <w:spacing w:val="40"/>
        </w:rPr>
        <w:t xml:space="preserve"> </w:t>
      </w:r>
      <w:r>
        <w:t>and</w:t>
      </w:r>
      <w:r>
        <w:rPr>
          <w:spacing w:val="40"/>
        </w:rPr>
        <w:t xml:space="preserve"> </w:t>
      </w:r>
      <w:r>
        <w:t>other</w:t>
      </w:r>
      <w:r>
        <w:rPr>
          <w:spacing w:val="40"/>
        </w:rPr>
        <w:t xml:space="preserve"> </w:t>
      </w:r>
      <w:r>
        <w:t>reproductive</w:t>
      </w:r>
      <w:r>
        <w:rPr>
          <w:spacing w:val="40"/>
        </w:rPr>
        <w:t xml:space="preserve"> </w:t>
      </w:r>
      <w:r>
        <w:t>traits.</w:t>
      </w:r>
    </w:p>
    <w:p w14:paraId="6C9E523F" w14:textId="77777777" w:rsidR="00A43655" w:rsidRDefault="00A43655">
      <w:pPr>
        <w:pStyle w:val="BodyText"/>
        <w:spacing w:before="115"/>
      </w:pPr>
    </w:p>
    <w:p w14:paraId="10C63480" w14:textId="77777777" w:rsidR="00A43655" w:rsidRDefault="003254AF">
      <w:pPr>
        <w:pStyle w:val="Heading3"/>
        <w:spacing w:before="1"/>
      </w:pPr>
      <w:r>
        <w:rPr>
          <w:w w:val="120"/>
        </w:rPr>
        <w:t>Statistical</w:t>
      </w:r>
      <w:r>
        <w:rPr>
          <w:spacing w:val="24"/>
          <w:w w:val="120"/>
        </w:rPr>
        <w:t xml:space="preserve"> </w:t>
      </w:r>
      <w:r>
        <w:rPr>
          <w:w w:val="120"/>
        </w:rPr>
        <w:t>Analysis</w:t>
      </w:r>
      <w:r>
        <w:rPr>
          <w:spacing w:val="25"/>
          <w:w w:val="120"/>
        </w:rPr>
        <w:t xml:space="preserve"> </w:t>
      </w:r>
      <w:r>
        <w:rPr>
          <w:w w:val="120"/>
        </w:rPr>
        <w:t>and</w:t>
      </w:r>
      <w:r>
        <w:rPr>
          <w:spacing w:val="24"/>
          <w:w w:val="120"/>
        </w:rPr>
        <w:t xml:space="preserve"> </w:t>
      </w:r>
      <w:r>
        <w:rPr>
          <w:w w:val="120"/>
        </w:rPr>
        <w:t>Model</w:t>
      </w:r>
      <w:r>
        <w:rPr>
          <w:spacing w:val="25"/>
          <w:w w:val="120"/>
        </w:rPr>
        <w:t xml:space="preserve"> </w:t>
      </w:r>
      <w:r>
        <w:rPr>
          <w:spacing w:val="-2"/>
          <w:w w:val="120"/>
        </w:rPr>
        <w:t>Development</w:t>
      </w:r>
    </w:p>
    <w:p w14:paraId="1ED8BE7C" w14:textId="77777777" w:rsidR="00A43655" w:rsidRDefault="003254AF">
      <w:pPr>
        <w:pStyle w:val="BodyText"/>
        <w:spacing w:before="138" w:line="362" w:lineRule="auto"/>
        <w:ind w:left="144" w:right="139"/>
        <w:jc w:val="both"/>
      </w:pPr>
      <w:r>
        <w:rPr>
          <w:w w:val="105"/>
        </w:rPr>
        <w:t>The main analysis will involve logistic regression to determine the likelihood of mast seeding for a species based on the selected reproductive traits and environmental variables.</w:t>
      </w:r>
      <w:r>
        <w:rPr>
          <w:spacing w:val="40"/>
          <w:w w:val="105"/>
        </w:rPr>
        <w:t xml:space="preserve"> </w:t>
      </w:r>
      <w:r>
        <w:rPr>
          <w:w w:val="105"/>
        </w:rPr>
        <w:t>The response variables,</w:t>
      </w:r>
      <w:r>
        <w:rPr>
          <w:spacing w:val="-5"/>
          <w:w w:val="105"/>
        </w:rPr>
        <w:t xml:space="preserve"> </w:t>
      </w:r>
      <w:commentRangeStart w:id="12"/>
      <w:commentRangeStart w:id="13"/>
      <w:r>
        <w:rPr>
          <w:w w:val="105"/>
        </w:rPr>
        <w:t>whether</w:t>
      </w:r>
      <w:r>
        <w:rPr>
          <w:spacing w:val="-8"/>
          <w:w w:val="105"/>
        </w:rPr>
        <w:t xml:space="preserve"> </w:t>
      </w:r>
      <w:r>
        <w:rPr>
          <w:w w:val="105"/>
        </w:rPr>
        <w:t>a</w:t>
      </w:r>
      <w:r>
        <w:rPr>
          <w:spacing w:val="-8"/>
          <w:w w:val="105"/>
        </w:rPr>
        <w:t xml:space="preserve"> </w:t>
      </w:r>
      <w:r>
        <w:rPr>
          <w:w w:val="105"/>
        </w:rPr>
        <w:t>species</w:t>
      </w:r>
      <w:r>
        <w:rPr>
          <w:spacing w:val="-8"/>
          <w:w w:val="105"/>
        </w:rPr>
        <w:t xml:space="preserve"> </w:t>
      </w:r>
      <w:r>
        <w:rPr>
          <w:w w:val="105"/>
        </w:rPr>
        <w:t>masts</w:t>
      </w:r>
      <w:r>
        <w:rPr>
          <w:spacing w:val="-8"/>
          <w:w w:val="105"/>
        </w:rPr>
        <w:t xml:space="preserve"> </w:t>
      </w:r>
      <w:r>
        <w:rPr>
          <w:w w:val="105"/>
        </w:rPr>
        <w:t>or</w:t>
      </w:r>
      <w:r>
        <w:rPr>
          <w:spacing w:val="-8"/>
          <w:w w:val="105"/>
        </w:rPr>
        <w:t xml:space="preserve"> </w:t>
      </w:r>
      <w:r>
        <w:rPr>
          <w:w w:val="105"/>
        </w:rPr>
        <w:t>not</w:t>
      </w:r>
      <w:r>
        <w:rPr>
          <w:spacing w:val="-8"/>
          <w:w w:val="105"/>
        </w:rPr>
        <w:t xml:space="preserve"> </w:t>
      </w:r>
      <w:commentRangeEnd w:id="12"/>
      <w:r w:rsidR="003B6917">
        <w:rPr>
          <w:rStyle w:val="CommentReference"/>
        </w:rPr>
        <w:commentReference w:id="12"/>
      </w:r>
      <w:commentRangeEnd w:id="13"/>
      <w:r w:rsidR="00831C4C">
        <w:rPr>
          <w:rStyle w:val="CommentReference"/>
        </w:rPr>
        <w:commentReference w:id="13"/>
      </w:r>
      <w:r>
        <w:rPr>
          <w:w w:val="105"/>
        </w:rPr>
        <w:t>and</w:t>
      </w:r>
      <w:r>
        <w:rPr>
          <w:spacing w:val="-8"/>
          <w:w w:val="105"/>
        </w:rPr>
        <w:t xml:space="preserve"> </w:t>
      </w:r>
      <w:r>
        <w:rPr>
          <w:w w:val="105"/>
        </w:rPr>
        <w:t>the</w:t>
      </w:r>
      <w:r>
        <w:rPr>
          <w:spacing w:val="-8"/>
          <w:w w:val="105"/>
        </w:rPr>
        <w:t xml:space="preserve"> </w:t>
      </w:r>
      <w:commentRangeStart w:id="14"/>
      <w:r>
        <w:rPr>
          <w:w w:val="105"/>
        </w:rPr>
        <w:t>coefficient</w:t>
      </w:r>
      <w:r>
        <w:rPr>
          <w:spacing w:val="-8"/>
          <w:w w:val="105"/>
        </w:rPr>
        <w:t xml:space="preserve"> </w:t>
      </w:r>
      <w:r>
        <w:rPr>
          <w:w w:val="105"/>
        </w:rPr>
        <w:t>of</w:t>
      </w:r>
      <w:r>
        <w:rPr>
          <w:spacing w:val="-8"/>
          <w:w w:val="105"/>
        </w:rPr>
        <w:t xml:space="preserve"> </w:t>
      </w:r>
      <w:r>
        <w:rPr>
          <w:w w:val="105"/>
        </w:rPr>
        <w:t>variation</w:t>
      </w:r>
      <w:r>
        <w:rPr>
          <w:spacing w:val="-8"/>
          <w:w w:val="105"/>
        </w:rPr>
        <w:t xml:space="preserve"> </w:t>
      </w:r>
      <w:r>
        <w:rPr>
          <w:w w:val="105"/>
        </w:rPr>
        <w:t>(CV)</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mean</w:t>
      </w:r>
      <w:r>
        <w:rPr>
          <w:spacing w:val="-8"/>
          <w:w w:val="105"/>
        </w:rPr>
        <w:t xml:space="preserve"> </w:t>
      </w:r>
      <w:r>
        <w:rPr>
          <w:w w:val="105"/>
        </w:rPr>
        <w:t>annual seed crop</w:t>
      </w:r>
      <w:commentRangeEnd w:id="14"/>
      <w:r w:rsidR="00D97888">
        <w:rPr>
          <w:rStyle w:val="CommentReference"/>
        </w:rPr>
        <w:commentReference w:id="14"/>
      </w:r>
      <w:r>
        <w:rPr>
          <w:w w:val="105"/>
        </w:rPr>
        <w:t>, which is widely used in masting-related research to describe the highly variable year- to-year</w:t>
      </w:r>
      <w:r>
        <w:rPr>
          <w:spacing w:val="-12"/>
          <w:w w:val="105"/>
        </w:rPr>
        <w:t xml:space="preserve"> </w:t>
      </w:r>
      <w:r>
        <w:rPr>
          <w:w w:val="105"/>
        </w:rPr>
        <w:t>production</w:t>
      </w:r>
      <w:r>
        <w:rPr>
          <w:spacing w:val="-12"/>
          <w:w w:val="105"/>
        </w:rPr>
        <w:t xml:space="preserve"> </w:t>
      </w:r>
      <w:r>
        <w:rPr>
          <w:w w:val="105"/>
        </w:rPr>
        <w:t>of</w:t>
      </w:r>
      <w:r>
        <w:rPr>
          <w:spacing w:val="-12"/>
          <w:w w:val="105"/>
        </w:rPr>
        <w:t xml:space="preserve"> </w:t>
      </w:r>
      <w:r>
        <w:rPr>
          <w:w w:val="105"/>
        </w:rPr>
        <w:t>seeds,</w:t>
      </w:r>
      <w:r>
        <w:rPr>
          <w:spacing w:val="-9"/>
          <w:w w:val="105"/>
        </w:rPr>
        <w:t xml:space="preserve"> </w:t>
      </w:r>
      <w:r>
        <w:rPr>
          <w:w w:val="105"/>
        </w:rPr>
        <w:t>will</w:t>
      </w:r>
      <w:r>
        <w:rPr>
          <w:spacing w:val="-12"/>
          <w:w w:val="105"/>
        </w:rPr>
        <w:t xml:space="preserve"> </w:t>
      </w:r>
      <w:r>
        <w:rPr>
          <w:w w:val="105"/>
        </w:rPr>
        <w:t>be</w:t>
      </w:r>
      <w:r>
        <w:rPr>
          <w:spacing w:val="-12"/>
          <w:w w:val="105"/>
        </w:rPr>
        <w:t xml:space="preserve"> </w:t>
      </w:r>
      <w:r>
        <w:rPr>
          <w:w w:val="105"/>
        </w:rPr>
        <w:t>analyzed</w:t>
      </w:r>
      <w:r>
        <w:rPr>
          <w:spacing w:val="-12"/>
          <w:w w:val="105"/>
        </w:rPr>
        <w:t xml:space="preserve"> </w:t>
      </w:r>
      <w:r>
        <w:rPr>
          <w:w w:val="105"/>
        </w:rPr>
        <w:t>separately</w:t>
      </w:r>
      <w:r>
        <w:rPr>
          <w:spacing w:val="-12"/>
          <w:w w:val="105"/>
        </w:rPr>
        <w:t xml:space="preserve"> </w:t>
      </w:r>
      <w:r>
        <w:rPr>
          <w:w w:val="105"/>
        </w:rPr>
        <w:t>to</w:t>
      </w:r>
      <w:r>
        <w:rPr>
          <w:spacing w:val="-13"/>
          <w:w w:val="105"/>
        </w:rPr>
        <w:t xml:space="preserve"> </w:t>
      </w:r>
      <w:r>
        <w:rPr>
          <w:w w:val="105"/>
        </w:rPr>
        <w:t>evaluate</w:t>
      </w:r>
      <w:r>
        <w:rPr>
          <w:spacing w:val="-12"/>
          <w:w w:val="105"/>
        </w:rPr>
        <w:t xml:space="preserve"> </w:t>
      </w:r>
      <w:r>
        <w:rPr>
          <w:w w:val="105"/>
        </w:rPr>
        <w:t>the</w:t>
      </w:r>
      <w:r>
        <w:rPr>
          <w:spacing w:val="-12"/>
          <w:w w:val="105"/>
        </w:rPr>
        <w:t xml:space="preserve"> </w:t>
      </w:r>
      <w:r>
        <w:rPr>
          <w:w w:val="105"/>
        </w:rPr>
        <w:t>occurrence</w:t>
      </w:r>
      <w:r>
        <w:rPr>
          <w:spacing w:val="-12"/>
          <w:w w:val="105"/>
        </w:rPr>
        <w:t xml:space="preserve"> </w:t>
      </w:r>
      <w:r>
        <w:rPr>
          <w:w w:val="105"/>
        </w:rPr>
        <w:t>and</w:t>
      </w:r>
      <w:r>
        <w:rPr>
          <w:spacing w:val="-12"/>
          <w:w w:val="105"/>
        </w:rPr>
        <w:t xml:space="preserve"> </w:t>
      </w:r>
      <w:r>
        <w:rPr>
          <w:w w:val="105"/>
        </w:rPr>
        <w:t xml:space="preserve">variability of mast seeding behavior </w:t>
      </w:r>
      <w:hyperlink w:anchor="_bookmark41" w:history="1">
        <w:r w:rsidR="00A43655">
          <w:rPr>
            <w:w w:val="105"/>
          </w:rPr>
          <w:t>(Kelly &amp; Sork,</w:t>
        </w:r>
      </w:hyperlink>
      <w:r>
        <w:rPr>
          <w:w w:val="105"/>
        </w:rPr>
        <w:t xml:space="preserve"> </w:t>
      </w:r>
      <w:hyperlink w:anchor="_bookmark41" w:history="1">
        <w:r w:rsidR="00A43655">
          <w:rPr>
            <w:w w:val="105"/>
          </w:rPr>
          <w:t>2002).</w:t>
        </w:r>
      </w:hyperlink>
    </w:p>
    <w:p w14:paraId="7C10666C" w14:textId="77777777" w:rsidR="00A43655" w:rsidRDefault="00A43655">
      <w:pPr>
        <w:pStyle w:val="BodyText"/>
        <w:spacing w:before="250"/>
      </w:pPr>
    </w:p>
    <w:p w14:paraId="1C363319" w14:textId="77777777" w:rsidR="00A43655" w:rsidRDefault="003254AF">
      <w:pPr>
        <w:pStyle w:val="Heading2"/>
        <w:numPr>
          <w:ilvl w:val="1"/>
          <w:numId w:val="2"/>
        </w:numPr>
        <w:tabs>
          <w:tab w:val="left" w:pos="756"/>
        </w:tabs>
        <w:ind w:hanging="612"/>
      </w:pPr>
      <w:r>
        <w:rPr>
          <w:spacing w:val="-2"/>
          <w:w w:val="115"/>
        </w:rPr>
        <w:t>Significance</w:t>
      </w:r>
    </w:p>
    <w:p w14:paraId="66531547" w14:textId="77777777" w:rsidR="00A43655" w:rsidRDefault="00A43655">
      <w:pPr>
        <w:pStyle w:val="BodyText"/>
        <w:spacing w:before="198"/>
        <w:rPr>
          <w:b/>
          <w:sz w:val="24"/>
        </w:rPr>
      </w:pPr>
    </w:p>
    <w:p w14:paraId="1C6444C6" w14:textId="77777777" w:rsidR="00A43655" w:rsidRDefault="003254AF">
      <w:pPr>
        <w:pStyle w:val="BodyText"/>
        <w:spacing w:before="1" w:line="362" w:lineRule="auto"/>
        <w:ind w:left="144" w:right="140"/>
        <w:jc w:val="both"/>
      </w:pPr>
      <w:r>
        <w:rPr>
          <w:w w:val="105"/>
        </w:rPr>
        <w:t xml:space="preserve">Studying the reproductive traits related to masting can provide valuable insights into repro- </w:t>
      </w:r>
      <w:proofErr w:type="spellStart"/>
      <w:r>
        <w:rPr>
          <w:w w:val="105"/>
        </w:rPr>
        <w:t>ductive</w:t>
      </w:r>
      <w:proofErr w:type="spellEnd"/>
      <w:r>
        <w:rPr>
          <w:w w:val="105"/>
        </w:rPr>
        <w:t xml:space="preserve"> strategies and the broader ecological impacts on forest ecosystems.</w:t>
      </w:r>
      <w:r>
        <w:rPr>
          <w:spacing w:val="40"/>
          <w:w w:val="105"/>
        </w:rPr>
        <w:t xml:space="preserve"> </w:t>
      </w:r>
      <w:r>
        <w:rPr>
          <w:w w:val="105"/>
        </w:rPr>
        <w:t>First, it can help explain</w:t>
      </w:r>
      <w:r>
        <w:rPr>
          <w:spacing w:val="12"/>
          <w:w w:val="105"/>
        </w:rPr>
        <w:t xml:space="preserve"> </w:t>
      </w:r>
      <w:r>
        <w:rPr>
          <w:w w:val="105"/>
        </w:rPr>
        <w:t>the</w:t>
      </w:r>
      <w:r>
        <w:rPr>
          <w:spacing w:val="12"/>
          <w:w w:val="105"/>
        </w:rPr>
        <w:t xml:space="preserve"> </w:t>
      </w:r>
      <w:r>
        <w:rPr>
          <w:w w:val="105"/>
        </w:rPr>
        <w:t>potential</w:t>
      </w:r>
      <w:r>
        <w:rPr>
          <w:spacing w:val="12"/>
          <w:w w:val="105"/>
        </w:rPr>
        <w:t xml:space="preserve"> </w:t>
      </w:r>
      <w:r>
        <w:rPr>
          <w:w w:val="105"/>
        </w:rPr>
        <w:t>mechanisms</w:t>
      </w:r>
      <w:r>
        <w:rPr>
          <w:spacing w:val="12"/>
          <w:w w:val="105"/>
        </w:rPr>
        <w:t xml:space="preserve"> </w:t>
      </w:r>
      <w:r>
        <w:rPr>
          <w:w w:val="105"/>
        </w:rPr>
        <w:t>that</w:t>
      </w:r>
      <w:r>
        <w:rPr>
          <w:spacing w:val="12"/>
          <w:w w:val="105"/>
        </w:rPr>
        <w:t xml:space="preserve"> </w:t>
      </w:r>
      <w:r>
        <w:rPr>
          <w:w w:val="105"/>
        </w:rPr>
        <w:t>drive</w:t>
      </w:r>
      <w:r>
        <w:rPr>
          <w:spacing w:val="13"/>
          <w:w w:val="105"/>
        </w:rPr>
        <w:t xml:space="preserve"> </w:t>
      </w:r>
      <w:r>
        <w:rPr>
          <w:w w:val="105"/>
        </w:rPr>
        <w:t>this</w:t>
      </w:r>
      <w:r>
        <w:rPr>
          <w:spacing w:val="12"/>
          <w:w w:val="105"/>
        </w:rPr>
        <w:t xml:space="preserve"> </w:t>
      </w:r>
      <w:r>
        <w:rPr>
          <w:w w:val="105"/>
        </w:rPr>
        <w:t>complex</w:t>
      </w:r>
      <w:r>
        <w:rPr>
          <w:spacing w:val="12"/>
          <w:w w:val="105"/>
        </w:rPr>
        <w:t xml:space="preserve"> </w:t>
      </w:r>
      <w:r>
        <w:rPr>
          <w:w w:val="105"/>
        </w:rPr>
        <w:t>reproductive</w:t>
      </w:r>
      <w:r>
        <w:rPr>
          <w:spacing w:val="12"/>
          <w:w w:val="105"/>
        </w:rPr>
        <w:t xml:space="preserve"> </w:t>
      </w:r>
      <w:r>
        <w:rPr>
          <w:w w:val="105"/>
        </w:rPr>
        <w:t>strategy,</w:t>
      </w:r>
      <w:r>
        <w:rPr>
          <w:spacing w:val="12"/>
          <w:w w:val="105"/>
        </w:rPr>
        <w:t xml:space="preserve"> </w:t>
      </w:r>
      <w:r>
        <w:rPr>
          <w:w w:val="105"/>
        </w:rPr>
        <w:t>shedding</w:t>
      </w:r>
      <w:r>
        <w:rPr>
          <w:spacing w:val="12"/>
          <w:w w:val="105"/>
        </w:rPr>
        <w:t xml:space="preserve"> </w:t>
      </w:r>
      <w:r>
        <w:rPr>
          <w:spacing w:val="-2"/>
          <w:w w:val="105"/>
        </w:rPr>
        <w:t>light</w:t>
      </w:r>
    </w:p>
    <w:p w14:paraId="4DAF1CB2"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51ECBE6A" w14:textId="77777777" w:rsidR="00A43655" w:rsidRDefault="003254AF">
      <w:pPr>
        <w:pStyle w:val="BodyText"/>
        <w:spacing w:before="29" w:line="362" w:lineRule="auto"/>
        <w:ind w:left="144" w:right="140"/>
        <w:jc w:val="both"/>
      </w:pPr>
      <w:r>
        <w:rPr>
          <w:w w:val="105"/>
        </w:rPr>
        <w:lastRenderedPageBreak/>
        <w:t>on why certain species mast while others do not in different environments.</w:t>
      </w:r>
      <w:r>
        <w:rPr>
          <w:spacing w:val="40"/>
          <w:w w:val="105"/>
        </w:rPr>
        <w:t xml:space="preserve"> </w:t>
      </w:r>
      <w:r>
        <w:rPr>
          <w:w w:val="105"/>
        </w:rPr>
        <w:t>Examining traits such as seed size, nutrient content, dormancy, and longevity can yield insights into how these characteristics influence the success of seed production and dispersal during mast years, which may then relate to seed predators’ population dynamics.</w:t>
      </w:r>
    </w:p>
    <w:p w14:paraId="0251DBFA" w14:textId="77777777" w:rsidR="00A43655" w:rsidRDefault="003254AF">
      <w:pPr>
        <w:pStyle w:val="BodyText"/>
        <w:spacing w:before="222" w:line="362" w:lineRule="auto"/>
        <w:ind w:left="144" w:right="140"/>
        <w:jc w:val="both"/>
      </w:pPr>
      <w:r>
        <w:rPr>
          <w:w w:val="105"/>
        </w:rPr>
        <w:t>Additionally,</w:t>
      </w:r>
      <w:r>
        <w:rPr>
          <w:spacing w:val="-9"/>
          <w:w w:val="105"/>
        </w:rPr>
        <w:t xml:space="preserve"> </w:t>
      </w:r>
      <w:r>
        <w:rPr>
          <w:w w:val="105"/>
        </w:rPr>
        <w:t>understanding</w:t>
      </w:r>
      <w:r>
        <w:rPr>
          <w:spacing w:val="-12"/>
          <w:w w:val="105"/>
        </w:rPr>
        <w:t xml:space="preserve"> </w:t>
      </w:r>
      <w:r>
        <w:rPr>
          <w:w w:val="105"/>
        </w:rPr>
        <w:t>these</w:t>
      </w:r>
      <w:r>
        <w:rPr>
          <w:spacing w:val="-12"/>
          <w:w w:val="105"/>
        </w:rPr>
        <w:t xml:space="preserve"> </w:t>
      </w:r>
      <w:r>
        <w:rPr>
          <w:w w:val="105"/>
        </w:rPr>
        <w:t>relationships</w:t>
      </w:r>
      <w:r>
        <w:rPr>
          <w:spacing w:val="-12"/>
          <w:w w:val="105"/>
        </w:rPr>
        <w:t xml:space="preserve"> </w:t>
      </w:r>
      <w:r>
        <w:rPr>
          <w:w w:val="105"/>
        </w:rPr>
        <w:t>can</w:t>
      </w:r>
      <w:r>
        <w:rPr>
          <w:spacing w:val="-12"/>
          <w:w w:val="105"/>
        </w:rPr>
        <w:t xml:space="preserve"> </w:t>
      </w:r>
      <w:r>
        <w:rPr>
          <w:w w:val="105"/>
        </w:rPr>
        <w:t>help</w:t>
      </w:r>
      <w:r>
        <w:rPr>
          <w:spacing w:val="-12"/>
          <w:w w:val="105"/>
        </w:rPr>
        <w:t xml:space="preserve"> </w:t>
      </w:r>
      <w:r>
        <w:rPr>
          <w:w w:val="105"/>
        </w:rPr>
        <w:t>us</w:t>
      </w:r>
      <w:r>
        <w:rPr>
          <w:spacing w:val="-12"/>
          <w:w w:val="105"/>
        </w:rPr>
        <w:t xml:space="preserve"> </w:t>
      </w:r>
      <w:r>
        <w:rPr>
          <w:w w:val="105"/>
        </w:rPr>
        <w:t>to</w:t>
      </w:r>
      <w:r>
        <w:rPr>
          <w:spacing w:val="-12"/>
          <w:w w:val="105"/>
        </w:rPr>
        <w:t xml:space="preserve"> </w:t>
      </w:r>
      <w:r>
        <w:rPr>
          <w:w w:val="105"/>
        </w:rPr>
        <w:t>predict</w:t>
      </w:r>
      <w:r>
        <w:rPr>
          <w:spacing w:val="-12"/>
          <w:w w:val="105"/>
        </w:rPr>
        <w:t xml:space="preserve"> </w:t>
      </w:r>
      <w:r>
        <w:rPr>
          <w:w w:val="105"/>
        </w:rPr>
        <w:t>how</w:t>
      </w:r>
      <w:r>
        <w:rPr>
          <w:spacing w:val="-12"/>
          <w:w w:val="105"/>
        </w:rPr>
        <w:t xml:space="preserve"> </w:t>
      </w:r>
      <w:r>
        <w:rPr>
          <w:w w:val="105"/>
        </w:rPr>
        <w:t>environmental</w:t>
      </w:r>
      <w:r>
        <w:rPr>
          <w:spacing w:val="-12"/>
          <w:w w:val="105"/>
        </w:rPr>
        <w:t xml:space="preserve"> </w:t>
      </w:r>
      <w:r>
        <w:rPr>
          <w:w w:val="105"/>
        </w:rPr>
        <w:t>factors, such</w:t>
      </w:r>
      <w:r>
        <w:rPr>
          <w:spacing w:val="-4"/>
          <w:w w:val="105"/>
        </w:rPr>
        <w:t xml:space="preserve"> </w:t>
      </w:r>
      <w:r>
        <w:rPr>
          <w:w w:val="105"/>
        </w:rPr>
        <w:t>as</w:t>
      </w:r>
      <w:r>
        <w:rPr>
          <w:spacing w:val="-5"/>
          <w:w w:val="105"/>
        </w:rPr>
        <w:t xml:space="preserve"> </w:t>
      </w:r>
      <w:r>
        <w:rPr>
          <w:w w:val="105"/>
        </w:rPr>
        <w:t>climate</w:t>
      </w:r>
      <w:r>
        <w:rPr>
          <w:spacing w:val="-5"/>
          <w:w w:val="105"/>
        </w:rPr>
        <w:t xml:space="preserve"> </w:t>
      </w:r>
      <w:r>
        <w:rPr>
          <w:w w:val="105"/>
        </w:rPr>
        <w:t>change,</w:t>
      </w:r>
      <w:r>
        <w:rPr>
          <w:spacing w:val="-2"/>
          <w:w w:val="105"/>
        </w:rPr>
        <w:t xml:space="preserve"> </w:t>
      </w:r>
      <w:r>
        <w:rPr>
          <w:w w:val="105"/>
        </w:rPr>
        <w:t>may</w:t>
      </w:r>
      <w:r>
        <w:rPr>
          <w:spacing w:val="-5"/>
          <w:w w:val="105"/>
        </w:rPr>
        <w:t xml:space="preserve"> </w:t>
      </w:r>
      <w:r>
        <w:rPr>
          <w:w w:val="105"/>
        </w:rPr>
        <w:t>impact</w:t>
      </w:r>
      <w:r>
        <w:rPr>
          <w:spacing w:val="-4"/>
          <w:w w:val="105"/>
        </w:rPr>
        <w:t xml:space="preserve"> </w:t>
      </w:r>
      <w:r>
        <w:rPr>
          <w:w w:val="105"/>
        </w:rPr>
        <w:t>masting</w:t>
      </w:r>
      <w:r>
        <w:rPr>
          <w:spacing w:val="-4"/>
          <w:w w:val="105"/>
        </w:rPr>
        <w:t xml:space="preserve"> </w:t>
      </w:r>
      <w:r>
        <w:rPr>
          <w:w w:val="105"/>
        </w:rPr>
        <w:t>behavior</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future.</w:t>
      </w:r>
      <w:r>
        <w:rPr>
          <w:spacing w:val="26"/>
          <w:w w:val="105"/>
        </w:rPr>
        <w:t xml:space="preserve"> </w:t>
      </w:r>
      <w:r>
        <w:rPr>
          <w:w w:val="105"/>
        </w:rPr>
        <w:t>For</w:t>
      </w:r>
      <w:r>
        <w:rPr>
          <w:spacing w:val="-4"/>
          <w:w w:val="105"/>
        </w:rPr>
        <w:t xml:space="preserve"> </w:t>
      </w:r>
      <w:r>
        <w:rPr>
          <w:w w:val="105"/>
        </w:rPr>
        <w:t>example,</w:t>
      </w:r>
      <w:r>
        <w:rPr>
          <w:spacing w:val="-2"/>
          <w:w w:val="105"/>
        </w:rPr>
        <w:t xml:space="preserve"> </w:t>
      </w:r>
      <w:r>
        <w:rPr>
          <w:w w:val="105"/>
        </w:rPr>
        <w:t>knowing</w:t>
      </w:r>
      <w:r>
        <w:rPr>
          <w:spacing w:val="-4"/>
          <w:w w:val="105"/>
        </w:rPr>
        <w:t xml:space="preserve"> </w:t>
      </w:r>
      <w:r>
        <w:rPr>
          <w:w w:val="105"/>
        </w:rPr>
        <w:t>which seed traits are most relevant to masting behavior in specific ecological contexts can help us anticipate how shifts in temperature, precipitation, and other environmental cues might change masting</w:t>
      </w:r>
      <w:r>
        <w:rPr>
          <w:spacing w:val="-4"/>
          <w:w w:val="105"/>
        </w:rPr>
        <w:t xml:space="preserve"> </w:t>
      </w:r>
      <w:r>
        <w:rPr>
          <w:w w:val="105"/>
        </w:rPr>
        <w:t>patterns.</w:t>
      </w:r>
      <w:r>
        <w:rPr>
          <w:spacing w:val="26"/>
          <w:w w:val="105"/>
        </w:rPr>
        <w:t xml:space="preserve"> </w:t>
      </w:r>
      <w:r>
        <w:rPr>
          <w:w w:val="105"/>
        </w:rPr>
        <w:t>By</w:t>
      </w:r>
      <w:r>
        <w:rPr>
          <w:spacing w:val="-4"/>
          <w:w w:val="105"/>
        </w:rPr>
        <w:t xml:space="preserve"> </w:t>
      </w:r>
      <w:r>
        <w:rPr>
          <w:w w:val="105"/>
        </w:rPr>
        <w:t>addressing</w:t>
      </w:r>
      <w:r>
        <w:rPr>
          <w:spacing w:val="-4"/>
          <w:w w:val="105"/>
        </w:rPr>
        <w:t xml:space="preserve"> </w:t>
      </w:r>
      <w:r>
        <w:rPr>
          <w:w w:val="105"/>
        </w:rPr>
        <w:t>the</w:t>
      </w:r>
      <w:r>
        <w:rPr>
          <w:spacing w:val="-4"/>
          <w:w w:val="105"/>
        </w:rPr>
        <w:t xml:space="preserve"> </w:t>
      </w:r>
      <w:r>
        <w:rPr>
          <w:w w:val="105"/>
        </w:rPr>
        <w:t>question</w:t>
      </w:r>
      <w:r>
        <w:rPr>
          <w:spacing w:val="-4"/>
          <w:w w:val="105"/>
        </w:rPr>
        <w:t xml:space="preserve"> </w:t>
      </w:r>
      <w:r>
        <w:rPr>
          <w:w w:val="105"/>
        </w:rPr>
        <w:t>of</w:t>
      </w:r>
      <w:r>
        <w:rPr>
          <w:spacing w:val="-4"/>
          <w:w w:val="105"/>
        </w:rPr>
        <w:t xml:space="preserve"> </w:t>
      </w:r>
      <w:r>
        <w:rPr>
          <w:w w:val="105"/>
        </w:rPr>
        <w:t>what</w:t>
      </w:r>
      <w:r>
        <w:rPr>
          <w:spacing w:val="-4"/>
          <w:w w:val="105"/>
        </w:rPr>
        <w:t xml:space="preserve"> </w:t>
      </w:r>
      <w:r>
        <w:rPr>
          <w:w w:val="105"/>
        </w:rPr>
        <w:t>causes</w:t>
      </w:r>
      <w:r>
        <w:rPr>
          <w:spacing w:val="-4"/>
          <w:w w:val="105"/>
        </w:rPr>
        <w:t xml:space="preserve"> </w:t>
      </w:r>
      <w:r>
        <w:rPr>
          <w:w w:val="105"/>
        </w:rPr>
        <w:t>masting</w:t>
      </w:r>
      <w:r>
        <w:rPr>
          <w:spacing w:val="-4"/>
          <w:w w:val="105"/>
        </w:rPr>
        <w:t xml:space="preserve"> </w:t>
      </w:r>
      <w:r>
        <w:rPr>
          <w:w w:val="105"/>
        </w:rPr>
        <w:t>by</w:t>
      </w:r>
      <w:r>
        <w:rPr>
          <w:spacing w:val="-4"/>
          <w:w w:val="105"/>
        </w:rPr>
        <w:t xml:space="preserve"> </w:t>
      </w:r>
      <w:r>
        <w:rPr>
          <w:w w:val="105"/>
        </w:rPr>
        <w:t>examining</w:t>
      </w:r>
      <w:r>
        <w:rPr>
          <w:spacing w:val="-4"/>
          <w:w w:val="105"/>
        </w:rPr>
        <w:t xml:space="preserve"> </w:t>
      </w:r>
      <w:r>
        <w:rPr>
          <w:w w:val="105"/>
        </w:rPr>
        <w:t xml:space="preserve">reproductive traits, we may better understand the dynamics of forest </w:t>
      </w:r>
      <w:commentRangeStart w:id="15"/>
      <w:r>
        <w:rPr>
          <w:w w:val="105"/>
        </w:rPr>
        <w:t>ecosystems</w:t>
      </w:r>
      <w:commentRangeEnd w:id="15"/>
      <w:r w:rsidR="00C7224D">
        <w:rPr>
          <w:rStyle w:val="CommentReference"/>
        </w:rPr>
        <w:commentReference w:id="15"/>
      </w:r>
      <w:r>
        <w:rPr>
          <w:w w:val="105"/>
        </w:rPr>
        <w:t>.</w:t>
      </w:r>
    </w:p>
    <w:p w14:paraId="1970B5C7" w14:textId="77777777" w:rsidR="00A43655" w:rsidRDefault="00A43655">
      <w:pPr>
        <w:pStyle w:val="BodyText"/>
      </w:pPr>
    </w:p>
    <w:p w14:paraId="13FA505D" w14:textId="77777777" w:rsidR="00A43655" w:rsidRDefault="00A43655">
      <w:pPr>
        <w:pStyle w:val="BodyText"/>
        <w:spacing w:before="90"/>
      </w:pPr>
    </w:p>
    <w:p w14:paraId="04E9CBB1" w14:textId="77777777" w:rsidR="00A43655" w:rsidRDefault="003254AF">
      <w:pPr>
        <w:pStyle w:val="Heading1"/>
        <w:numPr>
          <w:ilvl w:val="0"/>
          <w:numId w:val="2"/>
        </w:numPr>
        <w:tabs>
          <w:tab w:val="left" w:pos="628"/>
        </w:tabs>
        <w:ind w:hanging="484"/>
      </w:pPr>
      <w:bookmarkStart w:id="16" w:name="Understanding_the_relationship_between_m"/>
      <w:bookmarkEnd w:id="16"/>
      <w:r>
        <w:rPr>
          <w:w w:val="120"/>
        </w:rPr>
        <w:t>Understanding</w:t>
      </w:r>
      <w:r>
        <w:rPr>
          <w:spacing w:val="2"/>
          <w:w w:val="120"/>
        </w:rPr>
        <w:t xml:space="preserve"> </w:t>
      </w:r>
      <w:r>
        <w:rPr>
          <w:w w:val="120"/>
        </w:rPr>
        <w:t>the</w:t>
      </w:r>
      <w:r>
        <w:rPr>
          <w:spacing w:val="3"/>
          <w:w w:val="120"/>
        </w:rPr>
        <w:t xml:space="preserve"> </w:t>
      </w:r>
      <w:r>
        <w:rPr>
          <w:w w:val="120"/>
        </w:rPr>
        <w:t>relationship</w:t>
      </w:r>
      <w:r>
        <w:rPr>
          <w:spacing w:val="3"/>
          <w:w w:val="120"/>
        </w:rPr>
        <w:t xml:space="preserve"> </w:t>
      </w:r>
      <w:r>
        <w:rPr>
          <w:w w:val="120"/>
        </w:rPr>
        <w:t>between</w:t>
      </w:r>
      <w:r>
        <w:rPr>
          <w:spacing w:val="3"/>
          <w:w w:val="120"/>
        </w:rPr>
        <w:t xml:space="preserve"> </w:t>
      </w:r>
      <w:r>
        <w:rPr>
          <w:w w:val="120"/>
        </w:rPr>
        <w:t>masting</w:t>
      </w:r>
      <w:r>
        <w:rPr>
          <w:spacing w:val="3"/>
          <w:w w:val="120"/>
        </w:rPr>
        <w:t xml:space="preserve"> </w:t>
      </w:r>
      <w:r>
        <w:rPr>
          <w:w w:val="120"/>
        </w:rPr>
        <w:t>and</w:t>
      </w:r>
      <w:r>
        <w:rPr>
          <w:spacing w:val="3"/>
          <w:w w:val="120"/>
        </w:rPr>
        <w:t xml:space="preserve"> </w:t>
      </w:r>
      <w:r>
        <w:rPr>
          <w:spacing w:val="-2"/>
          <w:w w:val="120"/>
        </w:rPr>
        <w:t>growth</w:t>
      </w:r>
    </w:p>
    <w:p w14:paraId="1837F8DB" w14:textId="77777777" w:rsidR="00A43655" w:rsidRDefault="00A43655">
      <w:pPr>
        <w:pStyle w:val="BodyText"/>
        <w:spacing w:before="214"/>
        <w:rPr>
          <w:b/>
          <w:sz w:val="28"/>
        </w:rPr>
      </w:pPr>
    </w:p>
    <w:p w14:paraId="36529BD6" w14:textId="77777777" w:rsidR="00A43655" w:rsidRDefault="003254AF">
      <w:pPr>
        <w:pStyle w:val="BodyText"/>
        <w:spacing w:before="1" w:line="362" w:lineRule="auto"/>
        <w:ind w:left="143" w:right="139"/>
        <w:jc w:val="both"/>
      </w:pPr>
      <w:r>
        <w:t>The growth-reproduction trade-off suggests that increased investment in one process often comes</w:t>
      </w:r>
      <w:r>
        <w:rPr>
          <w:spacing w:val="80"/>
          <w:w w:val="105"/>
        </w:rPr>
        <w:t xml:space="preserve"> </w:t>
      </w:r>
      <w:r>
        <w:rPr>
          <w:w w:val="105"/>
        </w:rPr>
        <w:t xml:space="preserve">at the expense of the other </w:t>
      </w:r>
      <w:hyperlink w:anchor="_bookmark28" w:history="1">
        <w:r w:rsidR="00A43655">
          <w:rPr>
            <w:w w:val="105"/>
          </w:rPr>
          <w:t>(Grime,</w:t>
        </w:r>
      </w:hyperlink>
      <w:r>
        <w:rPr>
          <w:w w:val="105"/>
        </w:rPr>
        <w:t xml:space="preserve"> </w:t>
      </w:r>
      <w:hyperlink w:anchor="_bookmark28" w:history="1">
        <w:r w:rsidR="00A43655">
          <w:rPr>
            <w:w w:val="105"/>
          </w:rPr>
          <w:t>1977;</w:t>
        </w:r>
      </w:hyperlink>
      <w:r>
        <w:rPr>
          <w:w w:val="105"/>
        </w:rPr>
        <w:t xml:space="preserve"> </w:t>
      </w:r>
      <w:hyperlink w:anchor="_bookmark63" w:history="1">
        <w:r w:rsidR="00A43655">
          <w:rPr>
            <w:w w:val="105"/>
          </w:rPr>
          <w:t>Stearns,</w:t>
        </w:r>
      </w:hyperlink>
      <w:r>
        <w:rPr>
          <w:w w:val="105"/>
        </w:rPr>
        <w:t xml:space="preserve"> </w:t>
      </w:r>
      <w:hyperlink w:anchor="_bookmark63" w:history="1">
        <w:r w:rsidR="00A43655">
          <w:rPr>
            <w:w w:val="105"/>
          </w:rPr>
          <w:t>1998).</w:t>
        </w:r>
      </w:hyperlink>
      <w:r>
        <w:rPr>
          <w:spacing w:val="40"/>
          <w:w w:val="105"/>
        </w:rPr>
        <w:t xml:space="preserve"> </w:t>
      </w:r>
      <w:r>
        <w:rPr>
          <w:w w:val="105"/>
        </w:rPr>
        <w:t xml:space="preserve">For trees, the decision to allocate resources to a large seed crop during a masting year can significantly affect overall growth dynamics </w:t>
      </w:r>
      <w:hyperlink w:anchor="_bookmark31" w:history="1">
        <w:r w:rsidR="00A43655">
          <w:rPr>
            <w:w w:val="105"/>
          </w:rPr>
          <w:t xml:space="preserve">(Hacket-Pain </w:t>
        </w:r>
        <w:r w:rsidR="00A43655">
          <w:rPr>
            <w:i/>
            <w:w w:val="105"/>
          </w:rPr>
          <w:t>et al.</w:t>
        </w:r>
      </w:hyperlink>
      <w:r>
        <w:rPr>
          <w:w w:val="105"/>
        </w:rPr>
        <w:t xml:space="preserve">, </w:t>
      </w:r>
      <w:hyperlink w:anchor="_bookmark31" w:history="1">
        <w:r w:rsidR="00A43655">
          <w:rPr>
            <w:w w:val="105"/>
          </w:rPr>
          <w:t>2016a).</w:t>
        </w:r>
      </w:hyperlink>
      <w:r>
        <w:rPr>
          <w:spacing w:val="40"/>
          <w:w w:val="105"/>
        </w:rPr>
        <w:t xml:space="preserve"> </w:t>
      </w:r>
      <w:r>
        <w:rPr>
          <w:w w:val="105"/>
        </w:rPr>
        <w:t>This relationship between growth and reproduction can</w:t>
      </w:r>
      <w:r>
        <w:rPr>
          <w:spacing w:val="40"/>
          <w:w w:val="105"/>
        </w:rPr>
        <w:t xml:space="preserve"> </w:t>
      </w:r>
      <w:r>
        <w:rPr>
          <w:w w:val="105"/>
        </w:rPr>
        <w:t>be</w:t>
      </w:r>
      <w:r>
        <w:rPr>
          <w:spacing w:val="36"/>
          <w:w w:val="105"/>
        </w:rPr>
        <w:t xml:space="preserve"> </w:t>
      </w:r>
      <w:r>
        <w:rPr>
          <w:w w:val="105"/>
        </w:rPr>
        <w:t>complex,</w:t>
      </w:r>
      <w:r>
        <w:rPr>
          <w:spacing w:val="40"/>
          <w:w w:val="105"/>
        </w:rPr>
        <w:t xml:space="preserve"> </w:t>
      </w:r>
      <w:r>
        <w:rPr>
          <w:w w:val="105"/>
        </w:rPr>
        <w:t>as</w:t>
      </w:r>
      <w:r>
        <w:rPr>
          <w:spacing w:val="36"/>
          <w:w w:val="105"/>
        </w:rPr>
        <w:t xml:space="preserve"> </w:t>
      </w:r>
      <w:r>
        <w:rPr>
          <w:w w:val="105"/>
        </w:rPr>
        <w:t>the</w:t>
      </w:r>
      <w:r>
        <w:rPr>
          <w:spacing w:val="36"/>
          <w:w w:val="105"/>
        </w:rPr>
        <w:t xml:space="preserve"> </w:t>
      </w:r>
      <w:r>
        <w:rPr>
          <w:w w:val="105"/>
        </w:rPr>
        <w:t>years</w:t>
      </w:r>
      <w:r>
        <w:rPr>
          <w:spacing w:val="36"/>
          <w:w w:val="105"/>
        </w:rPr>
        <w:t xml:space="preserve"> </w:t>
      </w:r>
      <w:r>
        <w:rPr>
          <w:w w:val="105"/>
        </w:rPr>
        <w:t>leading</w:t>
      </w:r>
      <w:r>
        <w:rPr>
          <w:spacing w:val="36"/>
          <w:w w:val="105"/>
        </w:rPr>
        <w:t xml:space="preserve"> </w:t>
      </w:r>
      <w:r>
        <w:rPr>
          <w:w w:val="105"/>
        </w:rPr>
        <w:t>up</w:t>
      </w:r>
      <w:r>
        <w:rPr>
          <w:spacing w:val="36"/>
          <w:w w:val="105"/>
        </w:rPr>
        <w:t xml:space="preserve"> </w:t>
      </w:r>
      <w:r>
        <w:rPr>
          <w:w w:val="105"/>
        </w:rPr>
        <w:t>to</w:t>
      </w:r>
      <w:r>
        <w:rPr>
          <w:spacing w:val="36"/>
          <w:w w:val="105"/>
        </w:rPr>
        <w:t xml:space="preserve"> </w:t>
      </w:r>
      <w:r>
        <w:rPr>
          <w:w w:val="105"/>
        </w:rPr>
        <w:t>a</w:t>
      </w:r>
      <w:r>
        <w:rPr>
          <w:spacing w:val="36"/>
          <w:w w:val="105"/>
        </w:rPr>
        <w:t xml:space="preserve"> </w:t>
      </w:r>
      <w:r>
        <w:rPr>
          <w:w w:val="105"/>
        </w:rPr>
        <w:t>masting</w:t>
      </w:r>
      <w:r>
        <w:rPr>
          <w:spacing w:val="36"/>
          <w:w w:val="105"/>
        </w:rPr>
        <w:t xml:space="preserve"> </w:t>
      </w:r>
      <w:r>
        <w:rPr>
          <w:w w:val="105"/>
        </w:rPr>
        <w:t>event</w:t>
      </w:r>
      <w:r>
        <w:rPr>
          <w:spacing w:val="36"/>
          <w:w w:val="105"/>
        </w:rPr>
        <w:t xml:space="preserve"> </w:t>
      </w:r>
      <w:r>
        <w:rPr>
          <w:w w:val="105"/>
        </w:rPr>
        <w:t>may</w:t>
      </w:r>
      <w:r>
        <w:rPr>
          <w:spacing w:val="36"/>
          <w:w w:val="105"/>
        </w:rPr>
        <w:t xml:space="preserve"> </w:t>
      </w:r>
      <w:r>
        <w:rPr>
          <w:w w:val="105"/>
        </w:rPr>
        <w:t>involve</w:t>
      </w:r>
      <w:r>
        <w:rPr>
          <w:spacing w:val="36"/>
          <w:w w:val="105"/>
        </w:rPr>
        <w:t xml:space="preserve"> </w:t>
      </w:r>
      <w:r>
        <w:rPr>
          <w:w w:val="105"/>
        </w:rPr>
        <w:t>resource</w:t>
      </w:r>
      <w:r>
        <w:rPr>
          <w:spacing w:val="36"/>
          <w:w w:val="105"/>
        </w:rPr>
        <w:t xml:space="preserve"> </w:t>
      </w:r>
      <w:r>
        <w:rPr>
          <w:w w:val="105"/>
        </w:rPr>
        <w:t xml:space="preserve">accumulation for reproductive efforts, while the years following masting could exhibit a different pattern, influenced by less demand for reproduction </w:t>
      </w:r>
      <w:hyperlink w:anchor="_bookmark40" w:history="1">
        <w:r w:rsidR="00A43655">
          <w:rPr>
            <w:w w:val="105"/>
          </w:rPr>
          <w:t>(Kelly,</w:t>
        </w:r>
      </w:hyperlink>
      <w:r>
        <w:rPr>
          <w:w w:val="105"/>
        </w:rPr>
        <w:t xml:space="preserve"> </w:t>
      </w:r>
      <w:hyperlink w:anchor="_bookmark40" w:history="1">
        <w:r w:rsidR="00A43655">
          <w:rPr>
            <w:w w:val="105"/>
          </w:rPr>
          <w:t>1994).</w:t>
        </w:r>
      </w:hyperlink>
    </w:p>
    <w:p w14:paraId="1A313603" w14:textId="554A8087" w:rsidR="00A43655" w:rsidRDefault="003254AF">
      <w:pPr>
        <w:pStyle w:val="BodyText"/>
        <w:spacing w:before="225" w:line="362" w:lineRule="auto"/>
        <w:ind w:left="143" w:right="140"/>
        <w:jc w:val="both"/>
      </w:pPr>
      <w:r>
        <w:t xml:space="preserve">With anthropogenic climate change, tree growth </w:t>
      </w:r>
      <w:r w:rsidR="00BB162D">
        <w:t xml:space="preserve">is </w:t>
      </w:r>
      <w:r>
        <w:t xml:space="preserve">generally expected to increase, as warmer temperatures </w:t>
      </w:r>
      <w:commentRangeStart w:id="17"/>
      <w:r>
        <w:t>increase growth rates and provide trees with more time to growth each year with extended</w:t>
      </w:r>
      <w:r>
        <w:rPr>
          <w:spacing w:val="35"/>
        </w:rPr>
        <w:t xml:space="preserve"> </w:t>
      </w:r>
      <w:r>
        <w:t>growing</w:t>
      </w:r>
      <w:r>
        <w:rPr>
          <w:spacing w:val="35"/>
        </w:rPr>
        <w:t xml:space="preserve"> </w:t>
      </w:r>
      <w:r>
        <w:t>seasons</w:t>
      </w:r>
      <w:r>
        <w:rPr>
          <w:spacing w:val="35"/>
        </w:rPr>
        <w:t xml:space="preserve"> </w:t>
      </w:r>
      <w:commentRangeEnd w:id="17"/>
      <w:r w:rsidR="00E2722C">
        <w:rPr>
          <w:rStyle w:val="CommentReference"/>
        </w:rPr>
        <w:commentReference w:id="17"/>
      </w:r>
      <w:hyperlink w:anchor="_bookmark39" w:history="1">
        <w:r w:rsidR="00A43655">
          <w:t>(Keenan</w:t>
        </w:r>
        <w:r w:rsidR="00A43655">
          <w:rPr>
            <w:spacing w:val="35"/>
          </w:rPr>
          <w:t xml:space="preserve"> </w:t>
        </w:r>
        <w:r w:rsidR="00A43655">
          <w:rPr>
            <w:i/>
          </w:rPr>
          <w:t>et</w:t>
        </w:r>
        <w:r w:rsidR="00A43655">
          <w:rPr>
            <w:i/>
            <w:spacing w:val="40"/>
          </w:rPr>
          <w:t xml:space="preserve"> </w:t>
        </w:r>
        <w:r w:rsidR="00A43655">
          <w:rPr>
            <w:i/>
          </w:rPr>
          <w:t>al.</w:t>
        </w:r>
      </w:hyperlink>
      <w:r>
        <w:t>,</w:t>
      </w:r>
      <w:r>
        <w:rPr>
          <w:spacing w:val="35"/>
        </w:rPr>
        <w:t xml:space="preserve"> </w:t>
      </w:r>
      <w:hyperlink w:anchor="_bookmark39" w:history="1">
        <w:r w:rsidR="00A43655">
          <w:t>2014;</w:t>
        </w:r>
      </w:hyperlink>
      <w:r>
        <w:rPr>
          <w:spacing w:val="35"/>
        </w:rPr>
        <w:t xml:space="preserve"> </w:t>
      </w:r>
      <w:hyperlink w:anchor="_bookmark24" w:history="1">
        <w:r w:rsidR="00A43655">
          <w:t>Finzi</w:t>
        </w:r>
        <w:r w:rsidR="00A43655">
          <w:rPr>
            <w:spacing w:val="33"/>
          </w:rPr>
          <w:t xml:space="preserve"> </w:t>
        </w:r>
        <w:r w:rsidR="00A43655">
          <w:rPr>
            <w:i/>
          </w:rPr>
          <w:t>et</w:t>
        </w:r>
        <w:r w:rsidR="00A43655">
          <w:rPr>
            <w:i/>
            <w:spacing w:val="40"/>
          </w:rPr>
          <w:t xml:space="preserve"> </w:t>
        </w:r>
        <w:r w:rsidR="00A43655">
          <w:rPr>
            <w:i/>
          </w:rPr>
          <w:t>al.</w:t>
        </w:r>
      </w:hyperlink>
      <w:r>
        <w:t>,</w:t>
      </w:r>
      <w:r>
        <w:rPr>
          <w:spacing w:val="35"/>
        </w:rPr>
        <w:t xml:space="preserve"> </w:t>
      </w:r>
      <w:hyperlink w:anchor="_bookmark24" w:history="1">
        <w:r w:rsidR="00A43655">
          <w:t>2020).</w:t>
        </w:r>
      </w:hyperlink>
      <w:r>
        <w:rPr>
          <w:spacing w:val="69"/>
        </w:rPr>
        <w:t xml:space="preserve"> </w:t>
      </w:r>
      <w:r>
        <w:t>Most</w:t>
      </w:r>
      <w:r>
        <w:rPr>
          <w:spacing w:val="35"/>
        </w:rPr>
        <w:t xml:space="preserve"> </w:t>
      </w:r>
      <w:r>
        <w:t>climate</w:t>
      </w:r>
      <w:r>
        <w:rPr>
          <w:spacing w:val="35"/>
        </w:rPr>
        <w:t xml:space="preserve"> </w:t>
      </w:r>
      <w:r>
        <w:t>models</w:t>
      </w:r>
      <w:r>
        <w:rPr>
          <w:spacing w:val="35"/>
        </w:rPr>
        <w:t xml:space="preserve"> </w:t>
      </w:r>
      <w:r>
        <w:t>predict a</w:t>
      </w:r>
      <w:r>
        <w:rPr>
          <w:spacing w:val="40"/>
        </w:rPr>
        <w:t xml:space="preserve"> </w:t>
      </w:r>
      <w:r>
        <w:t>positive</w:t>
      </w:r>
      <w:r>
        <w:rPr>
          <w:spacing w:val="40"/>
        </w:rPr>
        <w:t xml:space="preserve"> </w:t>
      </w:r>
      <w:r>
        <w:t>relationship</w:t>
      </w:r>
      <w:r>
        <w:rPr>
          <w:spacing w:val="40"/>
        </w:rPr>
        <w:t xml:space="preserve"> </w:t>
      </w:r>
      <w:r>
        <w:t>between</w:t>
      </w:r>
      <w:r>
        <w:rPr>
          <w:spacing w:val="40"/>
        </w:rPr>
        <w:t xml:space="preserve"> </w:t>
      </w:r>
      <w:r>
        <w:t>temperature</w:t>
      </w:r>
      <w:r>
        <w:rPr>
          <w:spacing w:val="40"/>
        </w:rPr>
        <w:t xml:space="preserve"> </w:t>
      </w:r>
      <w:r>
        <w:t>and</w:t>
      </w:r>
      <w:r>
        <w:rPr>
          <w:spacing w:val="40"/>
        </w:rPr>
        <w:t xml:space="preserve"> </w:t>
      </w:r>
      <w:r>
        <w:t>growth</w:t>
      </w:r>
      <w:r>
        <w:rPr>
          <w:spacing w:val="40"/>
        </w:rPr>
        <w:t xml:space="preserve"> </w:t>
      </w:r>
      <w:r>
        <w:t>(</w:t>
      </w:r>
      <w:proofErr w:type="spellStart"/>
      <w:r>
        <w:t>F</w:t>
      </w:r>
      <w:hyperlink w:anchor="_bookmark25" w:history="1">
        <w:r w:rsidR="00A43655">
          <w:t>riedlingstein</w:t>
        </w:r>
        <w:proofErr w:type="spellEnd"/>
        <w:r w:rsidR="00A43655">
          <w:rPr>
            <w:spacing w:val="40"/>
          </w:rPr>
          <w:t xml:space="preserve"> </w:t>
        </w:r>
        <w:r w:rsidR="00A43655">
          <w:rPr>
            <w:i/>
          </w:rPr>
          <w:t>et</w:t>
        </w:r>
        <w:r w:rsidR="00A43655">
          <w:rPr>
            <w:i/>
            <w:spacing w:val="40"/>
          </w:rPr>
          <w:t xml:space="preserve"> </w:t>
        </w:r>
        <w:r w:rsidR="00A43655">
          <w:rPr>
            <w:i/>
          </w:rPr>
          <w:t>al.</w:t>
        </w:r>
      </w:hyperlink>
      <w:r>
        <w:t>,</w:t>
      </w:r>
      <w:r>
        <w:rPr>
          <w:spacing w:val="40"/>
        </w:rPr>
        <w:t xml:space="preserve"> </w:t>
      </w:r>
      <w:hyperlink w:anchor="_bookmark25" w:history="1">
        <w:r w:rsidR="00A43655">
          <w:t>2022;</w:t>
        </w:r>
      </w:hyperlink>
      <w:r>
        <w:rPr>
          <w:spacing w:val="40"/>
        </w:rPr>
        <w:t xml:space="preserve"> </w:t>
      </w:r>
      <w:hyperlink w:anchor="_bookmark36" w:history="1">
        <w:r w:rsidR="00A43655">
          <w:t>Ito</w:t>
        </w:r>
        <w:r w:rsidR="00A43655">
          <w:rPr>
            <w:spacing w:val="40"/>
          </w:rPr>
          <w:t xml:space="preserve"> </w:t>
        </w:r>
        <w:r w:rsidR="00A43655">
          <w:rPr>
            <w:i/>
          </w:rPr>
          <w:t>et</w:t>
        </w:r>
        <w:r w:rsidR="00A43655">
          <w:rPr>
            <w:i/>
            <w:spacing w:val="40"/>
          </w:rPr>
          <w:t xml:space="preserve"> </w:t>
        </w:r>
        <w:r w:rsidR="00A43655">
          <w:rPr>
            <w:i/>
          </w:rPr>
          <w:t>al.</w:t>
        </w:r>
      </w:hyperlink>
      <w:r>
        <w:t xml:space="preserve">, </w:t>
      </w:r>
      <w:hyperlink w:anchor="_bookmark36" w:history="1">
        <w:r w:rsidR="00A43655">
          <w:t>2020).</w:t>
        </w:r>
      </w:hyperlink>
      <w:r>
        <w:rPr>
          <w:spacing w:val="40"/>
        </w:rPr>
        <w:t xml:space="preserve"> </w:t>
      </w:r>
      <w:r>
        <w:t xml:space="preserve">However, recent studies have questioned whether extended growing seasons due to warm- </w:t>
      </w:r>
      <w:proofErr w:type="spellStart"/>
      <w:r>
        <w:t>ing</w:t>
      </w:r>
      <w:proofErr w:type="spellEnd"/>
      <w:r>
        <w:rPr>
          <w:spacing w:val="31"/>
        </w:rPr>
        <w:t xml:space="preserve"> </w:t>
      </w:r>
      <w:r>
        <w:t>has</w:t>
      </w:r>
      <w:r>
        <w:rPr>
          <w:spacing w:val="31"/>
        </w:rPr>
        <w:t xml:space="preserve"> </w:t>
      </w:r>
      <w:r>
        <w:t>actually</w:t>
      </w:r>
      <w:r>
        <w:rPr>
          <w:spacing w:val="32"/>
        </w:rPr>
        <w:t xml:space="preserve"> </w:t>
      </w:r>
      <w:r>
        <w:t>led</w:t>
      </w:r>
      <w:r>
        <w:rPr>
          <w:spacing w:val="31"/>
        </w:rPr>
        <w:t xml:space="preserve"> </w:t>
      </w:r>
      <w:r>
        <w:t>to</w:t>
      </w:r>
      <w:r>
        <w:rPr>
          <w:spacing w:val="31"/>
        </w:rPr>
        <w:t xml:space="preserve"> </w:t>
      </w:r>
      <w:r>
        <w:t>increased</w:t>
      </w:r>
      <w:r>
        <w:rPr>
          <w:spacing w:val="31"/>
        </w:rPr>
        <w:t xml:space="preserve"> </w:t>
      </w:r>
      <w:r>
        <w:t>tree</w:t>
      </w:r>
      <w:r>
        <w:rPr>
          <w:spacing w:val="31"/>
        </w:rPr>
        <w:t xml:space="preserve"> </w:t>
      </w:r>
      <w:r>
        <w:t>growth</w:t>
      </w:r>
      <w:r>
        <w:rPr>
          <w:spacing w:val="31"/>
        </w:rPr>
        <w:t xml:space="preserve"> </w:t>
      </w:r>
      <w:hyperlink w:anchor="_bookmark22" w:history="1">
        <w:r w:rsidR="00A43655">
          <w:t>(Dow</w:t>
        </w:r>
        <w:r w:rsidR="00A43655">
          <w:rPr>
            <w:spacing w:val="32"/>
          </w:rPr>
          <w:t xml:space="preserve"> </w:t>
        </w:r>
        <w:r w:rsidR="00A43655">
          <w:rPr>
            <w:i/>
          </w:rPr>
          <w:t>et</w:t>
        </w:r>
        <w:r w:rsidR="00A43655">
          <w:rPr>
            <w:i/>
            <w:spacing w:val="39"/>
          </w:rPr>
          <w:t xml:space="preserve"> </w:t>
        </w:r>
        <w:r w:rsidR="00A43655">
          <w:rPr>
            <w:i/>
          </w:rPr>
          <w:t>al.</w:t>
        </w:r>
      </w:hyperlink>
      <w:r>
        <w:t>,</w:t>
      </w:r>
      <w:r>
        <w:rPr>
          <w:spacing w:val="31"/>
        </w:rPr>
        <w:t xml:space="preserve"> </w:t>
      </w:r>
      <w:hyperlink w:anchor="_bookmark22" w:history="1">
        <w:r w:rsidR="00A43655">
          <w:t>2022;</w:t>
        </w:r>
      </w:hyperlink>
      <w:r>
        <w:rPr>
          <w:spacing w:val="31"/>
        </w:rPr>
        <w:t xml:space="preserve"> </w:t>
      </w:r>
      <w:hyperlink w:anchor="_bookmark27" w:history="1">
        <w:r w:rsidR="00A43655">
          <w:t>Green</w:t>
        </w:r>
        <w:r w:rsidR="00A43655">
          <w:rPr>
            <w:spacing w:val="31"/>
          </w:rPr>
          <w:t xml:space="preserve"> </w:t>
        </w:r>
        <w:r w:rsidR="00A43655">
          <w:t>&amp;</w:t>
        </w:r>
        <w:r w:rsidR="00A43655">
          <w:rPr>
            <w:spacing w:val="31"/>
          </w:rPr>
          <w:t xml:space="preserve"> </w:t>
        </w:r>
        <w:r w:rsidR="00A43655">
          <w:t>Keenan,</w:t>
        </w:r>
      </w:hyperlink>
      <w:r>
        <w:rPr>
          <w:spacing w:val="31"/>
        </w:rPr>
        <w:t xml:space="preserve"> </w:t>
      </w:r>
      <w:hyperlink w:anchor="_bookmark27" w:history="1">
        <w:r w:rsidR="00A43655">
          <w:t>2022).</w:t>
        </w:r>
      </w:hyperlink>
      <w:r>
        <w:rPr>
          <w:spacing w:val="40"/>
        </w:rPr>
        <w:t xml:space="preserve"> </w:t>
      </w:r>
      <w:r>
        <w:t>Studies have</w:t>
      </w:r>
      <w:r>
        <w:rPr>
          <w:spacing w:val="40"/>
        </w:rPr>
        <w:t xml:space="preserve"> </w:t>
      </w:r>
      <w:r>
        <w:t>suggested</w:t>
      </w:r>
      <w:r>
        <w:rPr>
          <w:spacing w:val="40"/>
        </w:rPr>
        <w:t xml:space="preserve"> </w:t>
      </w:r>
      <w:r>
        <w:t>that</w:t>
      </w:r>
      <w:r>
        <w:rPr>
          <w:spacing w:val="40"/>
        </w:rPr>
        <w:t xml:space="preserve"> </w:t>
      </w:r>
      <w:r>
        <w:t>biotic</w:t>
      </w:r>
      <w:r>
        <w:rPr>
          <w:spacing w:val="40"/>
        </w:rPr>
        <w:t xml:space="preserve"> </w:t>
      </w:r>
      <w:r>
        <w:t>factors,</w:t>
      </w:r>
      <w:r>
        <w:rPr>
          <w:spacing w:val="40"/>
        </w:rPr>
        <w:t xml:space="preserve"> </w:t>
      </w:r>
      <w:r>
        <w:t>such</w:t>
      </w:r>
      <w:r>
        <w:rPr>
          <w:spacing w:val="40"/>
        </w:rPr>
        <w:t xml:space="preserve"> </w:t>
      </w:r>
      <w:r>
        <w:t>as</w:t>
      </w:r>
      <w:r>
        <w:rPr>
          <w:spacing w:val="40"/>
        </w:rPr>
        <w:t xml:space="preserve"> </w:t>
      </w:r>
      <w:r>
        <w:t>intrinsic</w:t>
      </w:r>
      <w:r>
        <w:rPr>
          <w:spacing w:val="40"/>
        </w:rPr>
        <w:t xml:space="preserve"> </w:t>
      </w:r>
      <w:r>
        <w:t>species</w:t>
      </w:r>
      <w:r>
        <w:rPr>
          <w:spacing w:val="40"/>
        </w:rPr>
        <w:t xml:space="preserve"> </w:t>
      </w:r>
      <w:r>
        <w:t>differences,</w:t>
      </w:r>
      <w:r>
        <w:rPr>
          <w:spacing w:val="40"/>
        </w:rPr>
        <w:t xml:space="preserve"> </w:t>
      </w:r>
      <w:r>
        <w:t>and</w:t>
      </w:r>
      <w:r>
        <w:rPr>
          <w:spacing w:val="40"/>
        </w:rPr>
        <w:t xml:space="preserve"> </w:t>
      </w:r>
      <w:r>
        <w:t>how</w:t>
      </w:r>
      <w:r>
        <w:rPr>
          <w:spacing w:val="40"/>
        </w:rPr>
        <w:t xml:space="preserve"> </w:t>
      </w:r>
      <w:r>
        <w:t>plants</w:t>
      </w:r>
      <w:r>
        <w:rPr>
          <w:spacing w:val="40"/>
        </w:rPr>
        <w:t xml:space="preserve"> </w:t>
      </w:r>
      <w:r>
        <w:t>allocate the</w:t>
      </w:r>
      <w:r>
        <w:rPr>
          <w:spacing w:val="61"/>
        </w:rPr>
        <w:t xml:space="preserve"> </w:t>
      </w:r>
      <w:r>
        <w:t>additional</w:t>
      </w:r>
      <w:r>
        <w:rPr>
          <w:spacing w:val="61"/>
        </w:rPr>
        <w:t xml:space="preserve"> </w:t>
      </w:r>
      <w:r>
        <w:t>carbon</w:t>
      </w:r>
      <w:r>
        <w:rPr>
          <w:spacing w:val="61"/>
        </w:rPr>
        <w:t xml:space="preserve"> </w:t>
      </w:r>
      <w:r>
        <w:t>gained</w:t>
      </w:r>
      <w:r>
        <w:rPr>
          <w:spacing w:val="61"/>
        </w:rPr>
        <w:t xml:space="preserve"> </w:t>
      </w:r>
      <w:r>
        <w:t>during</w:t>
      </w:r>
      <w:r>
        <w:rPr>
          <w:spacing w:val="61"/>
        </w:rPr>
        <w:t xml:space="preserve"> </w:t>
      </w:r>
      <w:r>
        <w:t>warmer</w:t>
      </w:r>
      <w:r>
        <w:rPr>
          <w:spacing w:val="61"/>
        </w:rPr>
        <w:t xml:space="preserve"> </w:t>
      </w:r>
      <w:r>
        <w:t>seasons,</w:t>
      </w:r>
      <w:r>
        <w:rPr>
          <w:spacing w:val="65"/>
        </w:rPr>
        <w:t xml:space="preserve"> </w:t>
      </w:r>
      <w:r>
        <w:t>also</w:t>
      </w:r>
      <w:r>
        <w:rPr>
          <w:spacing w:val="61"/>
        </w:rPr>
        <w:t xml:space="preserve"> </w:t>
      </w:r>
      <w:r>
        <w:t>play</w:t>
      </w:r>
      <w:r>
        <w:rPr>
          <w:spacing w:val="61"/>
        </w:rPr>
        <w:t xml:space="preserve"> </w:t>
      </w:r>
      <w:r>
        <w:t>a</w:t>
      </w:r>
      <w:r>
        <w:rPr>
          <w:spacing w:val="61"/>
        </w:rPr>
        <w:t xml:space="preserve"> </w:t>
      </w:r>
      <w:r>
        <w:t>significant</w:t>
      </w:r>
      <w:r>
        <w:rPr>
          <w:spacing w:val="61"/>
        </w:rPr>
        <w:t xml:space="preserve"> </w:t>
      </w:r>
      <w:r>
        <w:t>role</w:t>
      </w:r>
      <w:r>
        <w:rPr>
          <w:spacing w:val="61"/>
        </w:rPr>
        <w:t xml:space="preserve"> </w:t>
      </w:r>
      <w:hyperlink w:anchor="_bookmark32" w:history="1">
        <w:r w:rsidR="00A43655">
          <w:t>(Hacket-Pain</w:t>
        </w:r>
      </w:hyperlink>
      <w:r>
        <w:t xml:space="preserve"> </w:t>
      </w:r>
      <w:hyperlink w:anchor="_bookmark32" w:history="1">
        <w:r w:rsidR="00A43655">
          <w:rPr>
            <w:i/>
          </w:rPr>
          <w:t>et</w:t>
        </w:r>
        <w:r w:rsidR="00A43655">
          <w:rPr>
            <w:i/>
            <w:spacing w:val="29"/>
          </w:rPr>
          <w:t xml:space="preserve"> </w:t>
        </w:r>
        <w:r w:rsidR="00A43655">
          <w:rPr>
            <w:i/>
          </w:rPr>
          <w:t>al.</w:t>
        </w:r>
      </w:hyperlink>
      <w:r>
        <w:t xml:space="preserve">, </w:t>
      </w:r>
      <w:hyperlink w:anchor="_bookmark32" w:history="1">
        <w:r w:rsidR="00A43655">
          <w:t>2016b).</w:t>
        </w:r>
      </w:hyperlink>
      <w:r>
        <w:rPr>
          <w:spacing w:val="40"/>
        </w:rPr>
        <w:t xml:space="preserve"> </w:t>
      </w:r>
      <w:r>
        <w:t>In the context of masting,</w:t>
      </w:r>
      <w:r>
        <w:rPr>
          <w:spacing w:val="24"/>
        </w:rPr>
        <w:t xml:space="preserve"> </w:t>
      </w:r>
      <w:r>
        <w:t>these dynamics become even more complex,</w:t>
      </w:r>
      <w:r>
        <w:rPr>
          <w:spacing w:val="24"/>
        </w:rPr>
        <w:t xml:space="preserve"> </w:t>
      </w:r>
      <w:proofErr w:type="spellStart"/>
      <w:r>
        <w:t>underscor</w:t>
      </w:r>
      <w:proofErr w:type="spellEnd"/>
      <w:r>
        <w:t>-</w:t>
      </w:r>
      <w:r>
        <w:rPr>
          <w:spacing w:val="40"/>
        </w:rPr>
        <w:t xml:space="preserve"> </w:t>
      </w:r>
      <w:proofErr w:type="spellStart"/>
      <w:r>
        <w:t>ing</w:t>
      </w:r>
      <w:proofErr w:type="spellEnd"/>
      <w:r>
        <w:rPr>
          <w:spacing w:val="40"/>
        </w:rPr>
        <w:t xml:space="preserve"> </w:t>
      </w:r>
      <w:r>
        <w:t>the</w:t>
      </w:r>
      <w:r>
        <w:rPr>
          <w:spacing w:val="40"/>
        </w:rPr>
        <w:t xml:space="preserve"> </w:t>
      </w:r>
      <w:r>
        <w:t>importance</w:t>
      </w:r>
      <w:r>
        <w:rPr>
          <w:spacing w:val="40"/>
        </w:rPr>
        <w:t xml:space="preserve"> </w:t>
      </w:r>
      <w:r>
        <w:t>of</w:t>
      </w:r>
      <w:r>
        <w:rPr>
          <w:spacing w:val="40"/>
        </w:rPr>
        <w:t xml:space="preserve"> </w:t>
      </w:r>
      <w:r>
        <w:t>understanding</w:t>
      </w:r>
      <w:r>
        <w:rPr>
          <w:spacing w:val="40"/>
        </w:rPr>
        <w:t xml:space="preserve"> </w:t>
      </w:r>
      <w:r>
        <w:t>how</w:t>
      </w:r>
      <w:r>
        <w:rPr>
          <w:spacing w:val="40"/>
        </w:rPr>
        <w:t xml:space="preserve"> </w:t>
      </w:r>
      <w:r>
        <w:t>different</w:t>
      </w:r>
      <w:r>
        <w:rPr>
          <w:spacing w:val="40"/>
        </w:rPr>
        <w:t xml:space="preserve"> </w:t>
      </w:r>
      <w:r>
        <w:t>tree</w:t>
      </w:r>
      <w:r>
        <w:rPr>
          <w:spacing w:val="40"/>
        </w:rPr>
        <w:t xml:space="preserve"> </w:t>
      </w:r>
      <w:r>
        <w:t>species</w:t>
      </w:r>
      <w:r>
        <w:rPr>
          <w:spacing w:val="40"/>
        </w:rPr>
        <w:t xml:space="preserve"> </w:t>
      </w:r>
      <w:r>
        <w:t>will</w:t>
      </w:r>
      <w:r>
        <w:rPr>
          <w:spacing w:val="40"/>
        </w:rPr>
        <w:t xml:space="preserve"> </w:t>
      </w:r>
      <w:r>
        <w:t>behave</w:t>
      </w:r>
      <w:r>
        <w:rPr>
          <w:spacing w:val="40"/>
        </w:rPr>
        <w:t xml:space="preserve"> </w:t>
      </w:r>
      <w:r>
        <w:t>in</w:t>
      </w:r>
      <w:r>
        <w:rPr>
          <w:spacing w:val="40"/>
        </w:rPr>
        <w:t xml:space="preserve"> </w:t>
      </w:r>
      <w:r>
        <w:t>future</w:t>
      </w:r>
      <w:r>
        <w:rPr>
          <w:spacing w:val="40"/>
        </w:rPr>
        <w:t xml:space="preserve"> </w:t>
      </w:r>
      <w:r>
        <w:t>climates.</w:t>
      </w:r>
    </w:p>
    <w:p w14:paraId="6CF1DFB0"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161F5189" w14:textId="77777777" w:rsidR="00A43655" w:rsidRDefault="003254AF">
      <w:pPr>
        <w:pStyle w:val="BodyText"/>
        <w:spacing w:before="29" w:line="362" w:lineRule="auto"/>
        <w:ind w:left="143" w:right="140"/>
        <w:jc w:val="both"/>
      </w:pPr>
      <w:r>
        <w:rPr>
          <w:spacing w:val="-2"/>
          <w:w w:val="110"/>
        </w:rPr>
        <w:lastRenderedPageBreak/>
        <w:t>While</w:t>
      </w:r>
      <w:r>
        <w:rPr>
          <w:spacing w:val="-5"/>
          <w:w w:val="110"/>
        </w:rPr>
        <w:t xml:space="preserve"> </w:t>
      </w:r>
      <w:r>
        <w:rPr>
          <w:spacing w:val="-2"/>
          <w:w w:val="110"/>
        </w:rPr>
        <w:t>many</w:t>
      </w:r>
      <w:r>
        <w:rPr>
          <w:spacing w:val="-5"/>
          <w:w w:val="110"/>
        </w:rPr>
        <w:t xml:space="preserve"> </w:t>
      </w:r>
      <w:r>
        <w:rPr>
          <w:spacing w:val="-2"/>
          <w:w w:val="110"/>
        </w:rPr>
        <w:t>studies</w:t>
      </w:r>
      <w:r>
        <w:rPr>
          <w:spacing w:val="-5"/>
          <w:w w:val="110"/>
        </w:rPr>
        <w:t xml:space="preserve"> </w:t>
      </w:r>
      <w:r>
        <w:rPr>
          <w:spacing w:val="-2"/>
          <w:w w:val="110"/>
        </w:rPr>
        <w:t>have</w:t>
      </w:r>
      <w:r>
        <w:rPr>
          <w:spacing w:val="-5"/>
          <w:w w:val="110"/>
        </w:rPr>
        <w:t xml:space="preserve"> </w:t>
      </w:r>
      <w:r>
        <w:rPr>
          <w:spacing w:val="-2"/>
          <w:w w:val="110"/>
        </w:rPr>
        <w:t>examined</w:t>
      </w:r>
      <w:r>
        <w:rPr>
          <w:spacing w:val="-5"/>
          <w:w w:val="110"/>
        </w:rPr>
        <w:t xml:space="preserve"> </w:t>
      </w:r>
      <w:r>
        <w:rPr>
          <w:spacing w:val="-2"/>
          <w:w w:val="110"/>
        </w:rPr>
        <w:t>how</w:t>
      </w:r>
      <w:r>
        <w:rPr>
          <w:spacing w:val="-5"/>
          <w:w w:val="110"/>
        </w:rPr>
        <w:t xml:space="preserve"> </w:t>
      </w:r>
      <w:r>
        <w:rPr>
          <w:spacing w:val="-2"/>
          <w:w w:val="110"/>
        </w:rPr>
        <w:t>climate</w:t>
      </w:r>
      <w:r>
        <w:rPr>
          <w:spacing w:val="-5"/>
          <w:w w:val="110"/>
        </w:rPr>
        <w:t xml:space="preserve"> </w:t>
      </w:r>
      <w:r>
        <w:rPr>
          <w:spacing w:val="-2"/>
          <w:w w:val="110"/>
        </w:rPr>
        <w:t>influences</w:t>
      </w:r>
      <w:r>
        <w:rPr>
          <w:spacing w:val="-5"/>
          <w:w w:val="110"/>
        </w:rPr>
        <w:t xml:space="preserve"> </w:t>
      </w:r>
      <w:r>
        <w:rPr>
          <w:spacing w:val="-2"/>
          <w:w w:val="110"/>
        </w:rPr>
        <w:t>both</w:t>
      </w:r>
      <w:r>
        <w:rPr>
          <w:spacing w:val="-5"/>
          <w:w w:val="110"/>
        </w:rPr>
        <w:t xml:space="preserve"> </w:t>
      </w:r>
      <w:r>
        <w:rPr>
          <w:spacing w:val="-2"/>
          <w:w w:val="110"/>
        </w:rPr>
        <w:t>growth</w:t>
      </w:r>
      <w:r>
        <w:rPr>
          <w:spacing w:val="-5"/>
          <w:w w:val="110"/>
        </w:rPr>
        <w:t xml:space="preserve"> </w:t>
      </w:r>
      <w:r>
        <w:rPr>
          <w:spacing w:val="-2"/>
          <w:w w:val="110"/>
        </w:rPr>
        <w:t>and</w:t>
      </w:r>
      <w:r>
        <w:rPr>
          <w:spacing w:val="-5"/>
          <w:w w:val="110"/>
        </w:rPr>
        <w:t xml:space="preserve"> </w:t>
      </w:r>
      <w:r>
        <w:rPr>
          <w:spacing w:val="-2"/>
          <w:w w:val="110"/>
        </w:rPr>
        <w:t>reproduction,</w:t>
      </w:r>
      <w:r>
        <w:rPr>
          <w:spacing w:val="-3"/>
          <w:w w:val="110"/>
        </w:rPr>
        <w:t xml:space="preserve"> </w:t>
      </w:r>
      <w:r>
        <w:rPr>
          <w:spacing w:val="-2"/>
          <w:w w:val="110"/>
        </w:rPr>
        <w:t xml:space="preserve">of- </w:t>
      </w:r>
      <w:r>
        <w:rPr>
          <w:w w:val="110"/>
        </w:rPr>
        <w:t>ten</w:t>
      </w:r>
      <w:r>
        <w:rPr>
          <w:spacing w:val="-4"/>
          <w:w w:val="110"/>
        </w:rPr>
        <w:t xml:space="preserve"> </w:t>
      </w:r>
      <w:r>
        <w:rPr>
          <w:w w:val="110"/>
        </w:rPr>
        <w:t>comparing</w:t>
      </w:r>
      <w:r>
        <w:rPr>
          <w:spacing w:val="-4"/>
          <w:w w:val="110"/>
        </w:rPr>
        <w:t xml:space="preserve"> </w:t>
      </w:r>
      <w:r>
        <w:rPr>
          <w:w w:val="110"/>
        </w:rPr>
        <w:t>responses</w:t>
      </w:r>
      <w:r>
        <w:rPr>
          <w:spacing w:val="-4"/>
          <w:w w:val="110"/>
        </w:rPr>
        <w:t xml:space="preserve"> </w:t>
      </w:r>
      <w:r>
        <w:rPr>
          <w:w w:val="110"/>
        </w:rPr>
        <w:t>to</w:t>
      </w:r>
      <w:r>
        <w:rPr>
          <w:spacing w:val="-4"/>
          <w:w w:val="110"/>
        </w:rPr>
        <w:t xml:space="preserve"> </w:t>
      </w:r>
      <w:r>
        <w:rPr>
          <w:w w:val="110"/>
        </w:rPr>
        <w:t>various</w:t>
      </w:r>
      <w:r>
        <w:rPr>
          <w:spacing w:val="-4"/>
          <w:w w:val="110"/>
        </w:rPr>
        <w:t xml:space="preserve"> </w:t>
      </w:r>
      <w:r>
        <w:rPr>
          <w:w w:val="110"/>
        </w:rPr>
        <w:t>climate</w:t>
      </w:r>
      <w:r>
        <w:rPr>
          <w:spacing w:val="-4"/>
          <w:w w:val="110"/>
        </w:rPr>
        <w:t xml:space="preserve"> </w:t>
      </w:r>
      <w:r>
        <w:rPr>
          <w:w w:val="110"/>
        </w:rPr>
        <w:t>factors</w:t>
      </w:r>
      <w:r>
        <w:rPr>
          <w:spacing w:val="-4"/>
          <w:w w:val="110"/>
        </w:rPr>
        <w:t xml:space="preserve"> </w:t>
      </w:r>
      <w:hyperlink w:anchor="_bookmark7" w:history="1">
        <w:r w:rsidR="00A43655">
          <w:rPr>
            <w:w w:val="110"/>
          </w:rPr>
          <w:t>(Bajocco</w:t>
        </w:r>
        <w:r w:rsidR="00A43655">
          <w:rPr>
            <w:spacing w:val="-3"/>
            <w:w w:val="110"/>
          </w:rPr>
          <w:t xml:space="preserve"> </w:t>
        </w:r>
        <w:r w:rsidR="00A43655">
          <w:rPr>
            <w:i/>
            <w:w w:val="110"/>
          </w:rPr>
          <w:t>et</w:t>
        </w:r>
        <w:r w:rsidR="00A43655">
          <w:rPr>
            <w:i/>
            <w:spacing w:val="-1"/>
            <w:w w:val="110"/>
          </w:rPr>
          <w:t xml:space="preserve"> </w:t>
        </w:r>
        <w:r w:rsidR="00A43655">
          <w:rPr>
            <w:i/>
            <w:w w:val="110"/>
          </w:rPr>
          <w:t>al.</w:t>
        </w:r>
      </w:hyperlink>
      <w:r>
        <w:rPr>
          <w:w w:val="110"/>
        </w:rPr>
        <w:t>,</w:t>
      </w:r>
      <w:r>
        <w:rPr>
          <w:spacing w:val="-4"/>
          <w:w w:val="110"/>
        </w:rPr>
        <w:t xml:space="preserve"> </w:t>
      </w:r>
      <w:hyperlink w:anchor="_bookmark7" w:history="1">
        <w:r w:rsidR="00A43655">
          <w:rPr>
            <w:w w:val="110"/>
          </w:rPr>
          <w:t>2021;</w:t>
        </w:r>
      </w:hyperlink>
      <w:r>
        <w:rPr>
          <w:spacing w:val="-4"/>
          <w:w w:val="110"/>
        </w:rPr>
        <w:t xml:space="preserve"> </w:t>
      </w:r>
      <w:hyperlink w:anchor="_bookmark44" w:history="1">
        <w:r w:rsidR="00A43655">
          <w:rPr>
            <w:w w:val="110"/>
          </w:rPr>
          <w:t>Koenig</w:t>
        </w:r>
        <w:r w:rsidR="00A43655">
          <w:rPr>
            <w:spacing w:val="-4"/>
            <w:w w:val="110"/>
          </w:rPr>
          <w:t xml:space="preserve"> </w:t>
        </w:r>
        <w:r w:rsidR="00A43655">
          <w:rPr>
            <w:i/>
            <w:w w:val="110"/>
          </w:rPr>
          <w:t>et</w:t>
        </w:r>
        <w:r w:rsidR="00A43655">
          <w:rPr>
            <w:i/>
            <w:spacing w:val="-1"/>
            <w:w w:val="110"/>
          </w:rPr>
          <w:t xml:space="preserve"> </w:t>
        </w:r>
        <w:r w:rsidR="00A43655">
          <w:rPr>
            <w:i/>
            <w:w w:val="110"/>
          </w:rPr>
          <w:t>al.</w:t>
        </w:r>
      </w:hyperlink>
      <w:r>
        <w:rPr>
          <w:w w:val="110"/>
        </w:rPr>
        <w:t>,</w:t>
      </w:r>
      <w:r>
        <w:rPr>
          <w:spacing w:val="-4"/>
          <w:w w:val="110"/>
        </w:rPr>
        <w:t xml:space="preserve"> </w:t>
      </w:r>
      <w:hyperlink w:anchor="_bookmark44" w:history="1">
        <w:r w:rsidR="00A43655">
          <w:rPr>
            <w:w w:val="110"/>
          </w:rPr>
          <w:t>2020;</w:t>
        </w:r>
      </w:hyperlink>
      <w:r>
        <w:rPr>
          <w:w w:val="110"/>
        </w:rPr>
        <w:t xml:space="preserve"> </w:t>
      </w:r>
      <w:hyperlink w:anchor="_bookmark57" w:history="1">
        <w:r w:rsidR="00A43655">
          <w:rPr>
            <w:spacing w:val="-2"/>
            <w:w w:val="110"/>
          </w:rPr>
          <w:t>Redmond</w:t>
        </w:r>
        <w:r w:rsidR="00A43655">
          <w:rPr>
            <w:spacing w:val="-12"/>
            <w:w w:val="110"/>
          </w:rPr>
          <w:t xml:space="preserve"> </w:t>
        </w:r>
        <w:r w:rsidR="00A43655">
          <w:rPr>
            <w:i/>
            <w:spacing w:val="-2"/>
            <w:w w:val="110"/>
          </w:rPr>
          <w:t>et</w:t>
        </w:r>
        <w:r w:rsidR="00A43655">
          <w:rPr>
            <w:i/>
            <w:spacing w:val="-12"/>
            <w:w w:val="110"/>
          </w:rPr>
          <w:t xml:space="preserve"> </w:t>
        </w:r>
        <w:r w:rsidR="00A43655">
          <w:rPr>
            <w:i/>
            <w:spacing w:val="-2"/>
            <w:w w:val="110"/>
          </w:rPr>
          <w:t>al.</w:t>
        </w:r>
      </w:hyperlink>
      <w:r>
        <w:rPr>
          <w:spacing w:val="-2"/>
          <w:w w:val="110"/>
        </w:rPr>
        <w:t>,</w:t>
      </w:r>
      <w:r>
        <w:rPr>
          <w:spacing w:val="-12"/>
          <w:w w:val="110"/>
        </w:rPr>
        <w:t xml:space="preserve"> </w:t>
      </w:r>
      <w:hyperlink w:anchor="_bookmark57" w:history="1">
        <w:r w:rsidR="00A43655">
          <w:rPr>
            <w:spacing w:val="-2"/>
            <w:w w:val="110"/>
          </w:rPr>
          <w:t>2019;</w:t>
        </w:r>
      </w:hyperlink>
      <w:r>
        <w:rPr>
          <w:spacing w:val="-11"/>
          <w:w w:val="110"/>
        </w:rPr>
        <w:t xml:space="preserve"> </w:t>
      </w:r>
      <w:hyperlink w:anchor="_bookmark59" w:history="1">
        <w:r w:rsidR="00A43655">
          <w:rPr>
            <w:spacing w:val="11"/>
            <w:w w:val="116"/>
          </w:rPr>
          <w:t>S</w:t>
        </w:r>
        <w:r w:rsidR="00A43655">
          <w:rPr>
            <w:spacing w:val="-99"/>
            <w:w w:val="166"/>
          </w:rPr>
          <w:t>´</w:t>
        </w:r>
        <w:r w:rsidR="00A43655">
          <w:rPr>
            <w:spacing w:val="11"/>
          </w:rPr>
          <w:t>a</w:t>
        </w:r>
        <w:r w:rsidR="00A43655">
          <w:rPr>
            <w:spacing w:val="10"/>
            <w:w w:val="101"/>
          </w:rPr>
          <w:t>n</w:t>
        </w:r>
        <w:r w:rsidR="00A43655">
          <w:rPr>
            <w:spacing w:val="5"/>
            <w:w w:val="101"/>
          </w:rPr>
          <w:t>c</w:t>
        </w:r>
        <w:r w:rsidR="00A43655">
          <w:rPr>
            <w:spacing w:val="11"/>
          </w:rPr>
          <w:t>hez-</w:t>
        </w:r>
        <w:r w:rsidR="00A43655">
          <w:rPr>
            <w:spacing w:val="-2"/>
            <w:w w:val="110"/>
          </w:rPr>
          <w:t>Humanes</w:t>
        </w:r>
        <w:r w:rsidR="00A43655">
          <w:rPr>
            <w:spacing w:val="-12"/>
            <w:w w:val="110"/>
          </w:rPr>
          <w:t xml:space="preserve"> </w:t>
        </w:r>
        <w:r w:rsidR="00A43655">
          <w:rPr>
            <w:i/>
            <w:spacing w:val="-2"/>
            <w:w w:val="110"/>
          </w:rPr>
          <w:t>et</w:t>
        </w:r>
        <w:r w:rsidR="00A43655">
          <w:rPr>
            <w:i/>
            <w:spacing w:val="-12"/>
            <w:w w:val="110"/>
          </w:rPr>
          <w:t xml:space="preserve"> </w:t>
        </w:r>
        <w:r w:rsidR="00A43655">
          <w:rPr>
            <w:i/>
            <w:spacing w:val="-2"/>
            <w:w w:val="110"/>
          </w:rPr>
          <w:t>al.</w:t>
        </w:r>
      </w:hyperlink>
      <w:r>
        <w:rPr>
          <w:spacing w:val="-2"/>
          <w:w w:val="110"/>
        </w:rPr>
        <w:t>,</w:t>
      </w:r>
      <w:r>
        <w:rPr>
          <w:spacing w:val="-11"/>
          <w:w w:val="110"/>
        </w:rPr>
        <w:t xml:space="preserve"> </w:t>
      </w:r>
      <w:hyperlink w:anchor="_bookmark59" w:history="1">
        <w:r w:rsidR="00A43655">
          <w:rPr>
            <w:spacing w:val="-2"/>
            <w:w w:val="110"/>
          </w:rPr>
          <w:t>2011),</w:t>
        </w:r>
      </w:hyperlink>
      <w:r>
        <w:rPr>
          <w:spacing w:val="-12"/>
          <w:w w:val="110"/>
        </w:rPr>
        <w:t xml:space="preserve"> </w:t>
      </w:r>
      <w:r>
        <w:rPr>
          <w:spacing w:val="-2"/>
          <w:w w:val="110"/>
        </w:rPr>
        <w:t>only</w:t>
      </w:r>
      <w:r>
        <w:rPr>
          <w:spacing w:val="-12"/>
          <w:w w:val="110"/>
        </w:rPr>
        <w:t xml:space="preserve"> </w:t>
      </w:r>
      <w:r>
        <w:rPr>
          <w:spacing w:val="-2"/>
          <w:w w:val="110"/>
        </w:rPr>
        <w:t>a</w:t>
      </w:r>
      <w:r>
        <w:rPr>
          <w:spacing w:val="-11"/>
          <w:w w:val="110"/>
        </w:rPr>
        <w:t xml:space="preserve"> </w:t>
      </w:r>
      <w:r>
        <w:rPr>
          <w:spacing w:val="-2"/>
          <w:w w:val="110"/>
        </w:rPr>
        <w:t>few</w:t>
      </w:r>
      <w:r>
        <w:rPr>
          <w:spacing w:val="-12"/>
          <w:w w:val="110"/>
        </w:rPr>
        <w:t xml:space="preserve"> </w:t>
      </w:r>
      <w:r>
        <w:rPr>
          <w:spacing w:val="-2"/>
          <w:w w:val="110"/>
        </w:rPr>
        <w:t>have</w:t>
      </w:r>
      <w:r>
        <w:rPr>
          <w:spacing w:val="-12"/>
          <w:w w:val="110"/>
        </w:rPr>
        <w:t xml:space="preserve"> </w:t>
      </w:r>
      <w:r>
        <w:rPr>
          <w:spacing w:val="-2"/>
          <w:w w:val="110"/>
        </w:rPr>
        <w:t>directly</w:t>
      </w:r>
      <w:r>
        <w:rPr>
          <w:spacing w:val="-11"/>
          <w:w w:val="110"/>
        </w:rPr>
        <w:t xml:space="preserve"> </w:t>
      </w:r>
      <w:r>
        <w:rPr>
          <w:spacing w:val="-2"/>
          <w:w w:val="110"/>
        </w:rPr>
        <w:t>investigated</w:t>
      </w:r>
      <w:r>
        <w:rPr>
          <w:spacing w:val="-12"/>
          <w:w w:val="110"/>
        </w:rPr>
        <w:t xml:space="preserve"> </w:t>
      </w:r>
      <w:r>
        <w:rPr>
          <w:spacing w:val="-2"/>
          <w:w w:val="110"/>
        </w:rPr>
        <w:t xml:space="preserve">the </w:t>
      </w:r>
      <w:r>
        <w:rPr>
          <w:w w:val="110"/>
        </w:rPr>
        <w:t>growth-reproduction</w:t>
      </w:r>
      <w:r>
        <w:rPr>
          <w:spacing w:val="-2"/>
          <w:w w:val="110"/>
        </w:rPr>
        <w:t xml:space="preserve"> </w:t>
      </w:r>
      <w:r>
        <w:rPr>
          <w:w w:val="110"/>
        </w:rPr>
        <w:t>trade-off</w:t>
      </w:r>
      <w:r>
        <w:rPr>
          <w:spacing w:val="-2"/>
          <w:w w:val="110"/>
        </w:rPr>
        <w:t xml:space="preserve"> </w:t>
      </w:r>
      <w:r>
        <w:rPr>
          <w:w w:val="110"/>
        </w:rPr>
        <w:t>in</w:t>
      </w:r>
      <w:r>
        <w:rPr>
          <w:spacing w:val="-2"/>
          <w:w w:val="110"/>
        </w:rPr>
        <w:t xml:space="preserve"> </w:t>
      </w:r>
      <w:r>
        <w:rPr>
          <w:w w:val="110"/>
        </w:rPr>
        <w:t>the</w:t>
      </w:r>
      <w:r>
        <w:rPr>
          <w:spacing w:val="-2"/>
          <w:w w:val="110"/>
        </w:rPr>
        <w:t xml:space="preserve"> </w:t>
      </w:r>
      <w:r>
        <w:rPr>
          <w:w w:val="110"/>
        </w:rPr>
        <w:t>context</w:t>
      </w:r>
      <w:r>
        <w:rPr>
          <w:spacing w:val="-2"/>
          <w:w w:val="110"/>
        </w:rPr>
        <w:t xml:space="preserve"> </w:t>
      </w:r>
      <w:r>
        <w:rPr>
          <w:w w:val="110"/>
        </w:rPr>
        <w:t>of</w:t>
      </w:r>
      <w:r>
        <w:rPr>
          <w:spacing w:val="-2"/>
          <w:w w:val="110"/>
        </w:rPr>
        <w:t xml:space="preserve"> </w:t>
      </w:r>
      <w:r>
        <w:rPr>
          <w:w w:val="110"/>
        </w:rPr>
        <w:t>masting.</w:t>
      </w:r>
      <w:r>
        <w:rPr>
          <w:spacing w:val="36"/>
          <w:w w:val="110"/>
        </w:rPr>
        <w:t xml:space="preserve"> </w:t>
      </w:r>
      <w:r>
        <w:rPr>
          <w:w w:val="110"/>
        </w:rPr>
        <w:t>The</w:t>
      </w:r>
      <w:r>
        <w:rPr>
          <w:spacing w:val="-2"/>
          <w:w w:val="110"/>
        </w:rPr>
        <w:t xml:space="preserve"> </w:t>
      </w:r>
      <w:r>
        <w:rPr>
          <w:w w:val="110"/>
        </w:rPr>
        <w:t>majority</w:t>
      </w:r>
      <w:r>
        <w:rPr>
          <w:spacing w:val="-2"/>
          <w:w w:val="110"/>
        </w:rPr>
        <w:t xml:space="preserve"> </w:t>
      </w:r>
      <w:r>
        <w:rPr>
          <w:w w:val="110"/>
        </w:rPr>
        <w:t>of</w:t>
      </w:r>
      <w:r>
        <w:rPr>
          <w:spacing w:val="-2"/>
          <w:w w:val="110"/>
        </w:rPr>
        <w:t xml:space="preserve"> </w:t>
      </w:r>
      <w:r>
        <w:rPr>
          <w:w w:val="110"/>
        </w:rPr>
        <w:t>these</w:t>
      </w:r>
      <w:r>
        <w:rPr>
          <w:spacing w:val="-2"/>
          <w:w w:val="110"/>
        </w:rPr>
        <w:t xml:space="preserve"> </w:t>
      </w:r>
      <w:r>
        <w:rPr>
          <w:w w:val="110"/>
        </w:rPr>
        <w:t>studies</w:t>
      </w:r>
      <w:r>
        <w:rPr>
          <w:spacing w:val="-2"/>
          <w:w w:val="110"/>
        </w:rPr>
        <w:t xml:space="preserve"> </w:t>
      </w:r>
      <w:r>
        <w:rPr>
          <w:w w:val="110"/>
        </w:rPr>
        <w:t>have focused</w:t>
      </w:r>
      <w:r>
        <w:rPr>
          <w:spacing w:val="-1"/>
          <w:w w:val="110"/>
        </w:rPr>
        <w:t xml:space="preserve"> </w:t>
      </w:r>
      <w:r>
        <w:rPr>
          <w:w w:val="110"/>
        </w:rPr>
        <w:t>on</w:t>
      </w:r>
      <w:r>
        <w:rPr>
          <w:spacing w:val="-1"/>
          <w:w w:val="110"/>
        </w:rPr>
        <w:t xml:space="preserve"> </w:t>
      </w:r>
      <w:r>
        <w:rPr>
          <w:w w:val="110"/>
        </w:rPr>
        <w:t>oak</w:t>
      </w:r>
      <w:r>
        <w:rPr>
          <w:spacing w:val="-1"/>
          <w:w w:val="110"/>
        </w:rPr>
        <w:t xml:space="preserve"> </w:t>
      </w:r>
      <w:r>
        <w:rPr>
          <w:w w:val="110"/>
        </w:rPr>
        <w:t>and</w:t>
      </w:r>
      <w:r>
        <w:rPr>
          <w:spacing w:val="-1"/>
          <w:w w:val="110"/>
        </w:rPr>
        <w:t xml:space="preserve"> </w:t>
      </w:r>
      <w:r>
        <w:rPr>
          <w:w w:val="110"/>
        </w:rPr>
        <w:t>pine</w:t>
      </w:r>
      <w:r>
        <w:rPr>
          <w:spacing w:val="-1"/>
          <w:w w:val="110"/>
        </w:rPr>
        <w:t xml:space="preserve"> </w:t>
      </w:r>
      <w:r>
        <w:rPr>
          <w:w w:val="110"/>
        </w:rPr>
        <w:t>species.</w:t>
      </w:r>
      <w:r>
        <w:rPr>
          <w:spacing w:val="38"/>
          <w:w w:val="110"/>
        </w:rPr>
        <w:t xml:space="preserve"> </w:t>
      </w:r>
      <w:r>
        <w:rPr>
          <w:w w:val="110"/>
        </w:rPr>
        <w:t>Studies</w:t>
      </w:r>
      <w:r>
        <w:rPr>
          <w:spacing w:val="-1"/>
          <w:w w:val="110"/>
        </w:rPr>
        <w:t xml:space="preserve"> </w:t>
      </w:r>
      <w:r>
        <w:rPr>
          <w:w w:val="110"/>
        </w:rPr>
        <w:t>on</w:t>
      </w:r>
      <w:r>
        <w:rPr>
          <w:spacing w:val="-1"/>
          <w:w w:val="110"/>
        </w:rPr>
        <w:t xml:space="preserve"> </w:t>
      </w:r>
      <w:r>
        <w:rPr>
          <w:w w:val="110"/>
        </w:rPr>
        <w:t>pines</w:t>
      </w:r>
      <w:r>
        <w:rPr>
          <w:spacing w:val="-1"/>
          <w:w w:val="110"/>
        </w:rPr>
        <w:t xml:space="preserve"> </w:t>
      </w:r>
      <w:r>
        <w:rPr>
          <w:w w:val="110"/>
        </w:rPr>
        <w:t>have</w:t>
      </w:r>
      <w:r>
        <w:rPr>
          <w:spacing w:val="-1"/>
          <w:w w:val="110"/>
        </w:rPr>
        <w:t xml:space="preserve"> </w:t>
      </w:r>
      <w:r>
        <w:rPr>
          <w:w w:val="110"/>
        </w:rPr>
        <w:t>emphasized</w:t>
      </w:r>
      <w:r>
        <w:rPr>
          <w:spacing w:val="-1"/>
          <w:w w:val="110"/>
        </w:rPr>
        <w:t xml:space="preserve"> </w:t>
      </w:r>
      <w:r>
        <w:rPr>
          <w:w w:val="110"/>
        </w:rPr>
        <w:t>on</w:t>
      </w:r>
      <w:r>
        <w:rPr>
          <w:spacing w:val="-1"/>
          <w:w w:val="110"/>
        </w:rPr>
        <w:t xml:space="preserve"> </w:t>
      </w:r>
      <w:r>
        <w:rPr>
          <w:w w:val="110"/>
        </w:rPr>
        <w:t>the</w:t>
      </w:r>
      <w:r>
        <w:rPr>
          <w:spacing w:val="-1"/>
          <w:w w:val="110"/>
        </w:rPr>
        <w:t xml:space="preserve"> </w:t>
      </w:r>
      <w:r>
        <w:rPr>
          <w:w w:val="110"/>
        </w:rPr>
        <w:t>allocation</w:t>
      </w:r>
      <w:r>
        <w:rPr>
          <w:spacing w:val="-1"/>
          <w:w w:val="110"/>
        </w:rPr>
        <w:t xml:space="preserve"> </w:t>
      </w:r>
      <w:r>
        <w:rPr>
          <w:w w:val="110"/>
        </w:rPr>
        <w:t>to</w:t>
      </w:r>
      <w:r>
        <w:rPr>
          <w:spacing w:val="-1"/>
          <w:w w:val="110"/>
        </w:rPr>
        <w:t xml:space="preserve"> </w:t>
      </w:r>
      <w:r>
        <w:rPr>
          <w:w w:val="110"/>
        </w:rPr>
        <w:t xml:space="preserve">de- </w:t>
      </w:r>
      <w:r>
        <w:t>fence,</w:t>
      </w:r>
      <w:r>
        <w:rPr>
          <w:spacing w:val="40"/>
        </w:rPr>
        <w:t xml:space="preserve"> </w:t>
      </w:r>
      <w:r>
        <w:t>rather</w:t>
      </w:r>
      <w:r>
        <w:rPr>
          <w:spacing w:val="40"/>
        </w:rPr>
        <w:t xml:space="preserve"> </w:t>
      </w:r>
      <w:r>
        <w:t>than</w:t>
      </w:r>
      <w:r>
        <w:rPr>
          <w:spacing w:val="40"/>
        </w:rPr>
        <w:t xml:space="preserve"> </w:t>
      </w:r>
      <w:r>
        <w:t>looking</w:t>
      </w:r>
      <w:r>
        <w:rPr>
          <w:spacing w:val="40"/>
        </w:rPr>
        <w:t xml:space="preserve"> </w:t>
      </w:r>
      <w:r>
        <w:t>at</w:t>
      </w:r>
      <w:r>
        <w:rPr>
          <w:spacing w:val="40"/>
        </w:rPr>
        <w:t xml:space="preserve"> </w:t>
      </w:r>
      <w:r>
        <w:t>trade-off</w:t>
      </w:r>
      <w:r>
        <w:rPr>
          <w:spacing w:val="40"/>
        </w:rPr>
        <w:t xml:space="preserve"> </w:t>
      </w:r>
      <w:r>
        <w:t>between</w:t>
      </w:r>
      <w:r>
        <w:rPr>
          <w:spacing w:val="40"/>
        </w:rPr>
        <w:t xml:space="preserve"> </w:t>
      </w:r>
      <w:r>
        <w:t>growth</w:t>
      </w:r>
      <w:r>
        <w:rPr>
          <w:spacing w:val="40"/>
        </w:rPr>
        <w:t xml:space="preserve"> </w:t>
      </w:r>
      <w:r>
        <w:t>and</w:t>
      </w:r>
      <w:r>
        <w:rPr>
          <w:spacing w:val="40"/>
        </w:rPr>
        <w:t xml:space="preserve"> </w:t>
      </w:r>
      <w:r>
        <w:t>reproduction</w:t>
      </w:r>
      <w:r>
        <w:rPr>
          <w:spacing w:val="40"/>
        </w:rPr>
        <w:t xml:space="preserve"> </w:t>
      </w:r>
      <w:r>
        <w:t>specifically</w:t>
      </w:r>
      <w:r>
        <w:rPr>
          <w:spacing w:val="40"/>
        </w:rPr>
        <w:t xml:space="preserve"> </w:t>
      </w:r>
      <w:hyperlink w:anchor="_bookmark47" w:history="1">
        <w:r w:rsidR="00A43655">
          <w:t>(Larrinaga</w:t>
        </w:r>
      </w:hyperlink>
      <w:r>
        <w:t xml:space="preserve"> </w:t>
      </w:r>
      <w:hyperlink w:anchor="_bookmark47" w:history="1">
        <w:r w:rsidR="00A43655">
          <w:rPr>
            <w:i/>
            <w:w w:val="110"/>
          </w:rPr>
          <w:t>et</w:t>
        </w:r>
        <w:r w:rsidR="00A43655">
          <w:rPr>
            <w:i/>
            <w:spacing w:val="-10"/>
            <w:w w:val="110"/>
          </w:rPr>
          <w:t xml:space="preserve"> </w:t>
        </w:r>
        <w:r w:rsidR="00A43655">
          <w:rPr>
            <w:i/>
            <w:w w:val="110"/>
          </w:rPr>
          <w:t>al.</w:t>
        </w:r>
      </w:hyperlink>
      <w:r>
        <w:rPr>
          <w:w w:val="110"/>
        </w:rPr>
        <w:t>,</w:t>
      </w:r>
      <w:r>
        <w:rPr>
          <w:spacing w:val="-12"/>
          <w:w w:val="110"/>
        </w:rPr>
        <w:t xml:space="preserve"> </w:t>
      </w:r>
      <w:hyperlink w:anchor="_bookmark47" w:history="1">
        <w:r w:rsidR="00A43655">
          <w:rPr>
            <w:w w:val="110"/>
          </w:rPr>
          <w:t>2024;</w:t>
        </w:r>
      </w:hyperlink>
      <w:r>
        <w:rPr>
          <w:spacing w:val="-13"/>
          <w:w w:val="110"/>
        </w:rPr>
        <w:t xml:space="preserve"> </w:t>
      </w:r>
      <w:hyperlink w:anchor="_bookmark57" w:history="1">
        <w:r w:rsidR="00A43655">
          <w:rPr>
            <w:w w:val="110"/>
          </w:rPr>
          <w:t>Redmond</w:t>
        </w:r>
        <w:r w:rsidR="00A43655">
          <w:rPr>
            <w:spacing w:val="-13"/>
            <w:w w:val="110"/>
          </w:rPr>
          <w:t xml:space="preserve"> </w:t>
        </w:r>
        <w:r w:rsidR="00A43655">
          <w:rPr>
            <w:i/>
            <w:w w:val="110"/>
          </w:rPr>
          <w:t>et</w:t>
        </w:r>
        <w:r w:rsidR="00A43655">
          <w:rPr>
            <w:i/>
            <w:spacing w:val="-10"/>
            <w:w w:val="110"/>
          </w:rPr>
          <w:t xml:space="preserve"> </w:t>
        </w:r>
        <w:r w:rsidR="00A43655">
          <w:rPr>
            <w:i/>
            <w:w w:val="110"/>
          </w:rPr>
          <w:t>al.</w:t>
        </w:r>
      </w:hyperlink>
      <w:r>
        <w:rPr>
          <w:w w:val="110"/>
        </w:rPr>
        <w:t>,</w:t>
      </w:r>
      <w:r>
        <w:rPr>
          <w:spacing w:val="-12"/>
          <w:w w:val="110"/>
        </w:rPr>
        <w:t xml:space="preserve"> </w:t>
      </w:r>
      <w:hyperlink w:anchor="_bookmark57" w:history="1">
        <w:r w:rsidR="00A43655">
          <w:rPr>
            <w:w w:val="110"/>
          </w:rPr>
          <w:t>2019).</w:t>
        </w:r>
      </w:hyperlink>
      <w:r>
        <w:rPr>
          <w:spacing w:val="7"/>
          <w:w w:val="110"/>
        </w:rPr>
        <w:t xml:space="preserve"> </w:t>
      </w:r>
      <w:r>
        <w:rPr>
          <w:w w:val="110"/>
        </w:rPr>
        <w:t>Research</w:t>
      </w:r>
      <w:r>
        <w:rPr>
          <w:spacing w:val="-12"/>
          <w:w w:val="110"/>
        </w:rPr>
        <w:t xml:space="preserve"> </w:t>
      </w:r>
      <w:r>
        <w:rPr>
          <w:w w:val="110"/>
        </w:rPr>
        <w:t>on</w:t>
      </w:r>
      <w:r>
        <w:rPr>
          <w:spacing w:val="-13"/>
          <w:w w:val="110"/>
        </w:rPr>
        <w:t xml:space="preserve"> </w:t>
      </w:r>
      <w:r>
        <w:rPr>
          <w:w w:val="110"/>
        </w:rPr>
        <w:t>oaks</w:t>
      </w:r>
      <w:r>
        <w:rPr>
          <w:spacing w:val="-12"/>
          <w:w w:val="110"/>
        </w:rPr>
        <w:t xml:space="preserve"> </w:t>
      </w:r>
      <w:r>
        <w:rPr>
          <w:w w:val="110"/>
        </w:rPr>
        <w:t>found</w:t>
      </w:r>
      <w:r>
        <w:rPr>
          <w:spacing w:val="-13"/>
          <w:w w:val="110"/>
        </w:rPr>
        <w:t xml:space="preserve"> </w:t>
      </w:r>
      <w:r>
        <w:rPr>
          <w:w w:val="110"/>
        </w:rPr>
        <w:t>little</w:t>
      </w:r>
      <w:r>
        <w:rPr>
          <w:spacing w:val="-12"/>
          <w:w w:val="110"/>
        </w:rPr>
        <w:t xml:space="preserve"> </w:t>
      </w:r>
      <w:r>
        <w:rPr>
          <w:w w:val="110"/>
        </w:rPr>
        <w:t>evidence</w:t>
      </w:r>
      <w:r>
        <w:rPr>
          <w:spacing w:val="-12"/>
          <w:w w:val="110"/>
        </w:rPr>
        <w:t xml:space="preserve"> </w:t>
      </w:r>
      <w:r>
        <w:rPr>
          <w:w w:val="110"/>
        </w:rPr>
        <w:t>of</w:t>
      </w:r>
      <w:r>
        <w:rPr>
          <w:spacing w:val="-12"/>
          <w:w w:val="110"/>
        </w:rPr>
        <w:t xml:space="preserve"> </w:t>
      </w:r>
      <w:r>
        <w:rPr>
          <w:w w:val="110"/>
        </w:rPr>
        <w:t>a</w:t>
      </w:r>
      <w:r>
        <w:rPr>
          <w:spacing w:val="-13"/>
          <w:w w:val="110"/>
        </w:rPr>
        <w:t xml:space="preserve"> </w:t>
      </w:r>
      <w:r>
        <w:rPr>
          <w:w w:val="110"/>
        </w:rPr>
        <w:t>strong,</w:t>
      </w:r>
      <w:r>
        <w:rPr>
          <w:spacing w:val="-11"/>
          <w:w w:val="110"/>
        </w:rPr>
        <w:t xml:space="preserve"> </w:t>
      </w:r>
      <w:proofErr w:type="spellStart"/>
      <w:r>
        <w:rPr>
          <w:w w:val="110"/>
        </w:rPr>
        <w:t>consis</w:t>
      </w:r>
      <w:proofErr w:type="spellEnd"/>
      <w:r>
        <w:rPr>
          <w:w w:val="110"/>
        </w:rPr>
        <w:t xml:space="preserve">- </w:t>
      </w:r>
      <w:r>
        <w:t xml:space="preserve">tent trade-off between radial growth and seed production </w:t>
      </w:r>
      <w:hyperlink w:anchor="_bookmark44" w:history="1">
        <w:r w:rsidR="00A43655">
          <w:t xml:space="preserve">(Koenig </w:t>
        </w:r>
        <w:r w:rsidR="00A43655">
          <w:rPr>
            <w:i/>
          </w:rPr>
          <w:t>et al.</w:t>
        </w:r>
      </w:hyperlink>
      <w:r>
        <w:t xml:space="preserve">, </w:t>
      </w:r>
      <w:hyperlink w:anchor="_bookmark44" w:history="1">
        <w:r w:rsidR="00A43655">
          <w:t>2020;</w:t>
        </w:r>
      </w:hyperlink>
      <w:r>
        <w:t xml:space="preserve"> </w:t>
      </w:r>
      <w:hyperlink w:anchor="_bookmark54" w:history="1">
        <w:r w:rsidR="00A43655">
          <w:t xml:space="preserve">Patterson </w:t>
        </w:r>
        <w:r w:rsidR="00A43655">
          <w:rPr>
            <w:i/>
          </w:rPr>
          <w:t>et al.</w:t>
        </w:r>
      </w:hyperlink>
      <w:r>
        <w:t xml:space="preserve">, </w:t>
      </w:r>
      <w:hyperlink w:anchor="_bookmark54" w:history="1">
        <w:r w:rsidR="00A43655">
          <w:t>2023).</w:t>
        </w:r>
      </w:hyperlink>
      <w:r>
        <w:rPr>
          <w:spacing w:val="40"/>
        </w:rPr>
        <w:t xml:space="preserve"> </w:t>
      </w:r>
      <w:r>
        <w:t xml:space="preserve">However, this lack of evidence may be due to a large biomass allocation to roots, as oaks generally have deep root systems and tend to allocate more resources to root development from </w:t>
      </w:r>
      <w:r>
        <w:rPr>
          <w:w w:val="110"/>
        </w:rPr>
        <w:t xml:space="preserve">youth to maturity </w:t>
      </w:r>
      <w:hyperlink w:anchor="_bookmark16" w:history="1">
        <w:r w:rsidR="00A43655">
          <w:rPr>
            <w:w w:val="110"/>
          </w:rPr>
          <w:t>(Burns,</w:t>
        </w:r>
      </w:hyperlink>
      <w:r>
        <w:rPr>
          <w:w w:val="110"/>
        </w:rPr>
        <w:t xml:space="preserve"> </w:t>
      </w:r>
      <w:hyperlink w:anchor="_bookmark16" w:history="1">
        <w:r w:rsidR="00A43655">
          <w:rPr>
            <w:w w:val="110"/>
          </w:rPr>
          <w:t>1990).</w:t>
        </w:r>
      </w:hyperlink>
      <w:r>
        <w:rPr>
          <w:spacing w:val="40"/>
          <w:w w:val="110"/>
        </w:rPr>
        <w:t xml:space="preserve"> </w:t>
      </w:r>
      <w:r>
        <w:rPr>
          <w:w w:val="110"/>
        </w:rPr>
        <w:t xml:space="preserve">In contrast, the species I will use in this study, either have </w:t>
      </w:r>
      <w:r>
        <w:t xml:space="preserve">shallow roots or do not develop resources-expansive taproots, thus they may exhibit a different </w:t>
      </w:r>
      <w:r>
        <w:rPr>
          <w:spacing w:val="-2"/>
          <w:w w:val="110"/>
        </w:rPr>
        <w:t>response.</w:t>
      </w:r>
    </w:p>
    <w:p w14:paraId="4A87AC24" w14:textId="77777777" w:rsidR="00A43655" w:rsidRDefault="00A43655">
      <w:pPr>
        <w:pStyle w:val="BodyText"/>
        <w:rPr>
          <w:sz w:val="20"/>
        </w:rPr>
      </w:pPr>
    </w:p>
    <w:p w14:paraId="51E3C3D5" w14:textId="77777777" w:rsidR="00A43655" w:rsidRDefault="003254AF">
      <w:pPr>
        <w:pStyle w:val="BodyText"/>
        <w:spacing w:before="39"/>
        <w:rPr>
          <w:sz w:val="20"/>
        </w:rPr>
      </w:pPr>
      <w:r>
        <w:rPr>
          <w:noProof/>
          <w:sz w:val="20"/>
        </w:rPr>
        <w:drawing>
          <wp:anchor distT="0" distB="0" distL="0" distR="0" simplePos="0" relativeHeight="487588352" behindDoc="1" locked="0" layoutInCell="1" allowOverlap="1" wp14:anchorId="30E21A3A" wp14:editId="6D14FDBB">
            <wp:simplePos x="0" y="0"/>
            <wp:positionH relativeFrom="page">
              <wp:posOffset>1379587</wp:posOffset>
            </wp:positionH>
            <wp:positionV relativeFrom="paragraph">
              <wp:posOffset>195408</wp:posOffset>
            </wp:positionV>
            <wp:extent cx="4791360" cy="208559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4791360" cy="2085594"/>
                    </a:xfrm>
                    <a:prstGeom prst="rect">
                      <a:avLst/>
                    </a:prstGeom>
                  </pic:spPr>
                </pic:pic>
              </a:graphicData>
            </a:graphic>
          </wp:anchor>
        </w:drawing>
      </w:r>
    </w:p>
    <w:p w14:paraId="29DCABA8" w14:textId="77777777" w:rsidR="00A43655" w:rsidRDefault="00A43655">
      <w:pPr>
        <w:pStyle w:val="BodyText"/>
      </w:pPr>
    </w:p>
    <w:p w14:paraId="11B20761" w14:textId="77777777" w:rsidR="00A43655" w:rsidRDefault="00A43655">
      <w:pPr>
        <w:pStyle w:val="BodyText"/>
      </w:pPr>
    </w:p>
    <w:p w14:paraId="75D1C251" w14:textId="77777777" w:rsidR="00A43655" w:rsidRDefault="00A43655">
      <w:pPr>
        <w:pStyle w:val="BodyText"/>
      </w:pPr>
    </w:p>
    <w:p w14:paraId="0B189278" w14:textId="77777777" w:rsidR="00A43655" w:rsidRDefault="00A43655">
      <w:pPr>
        <w:pStyle w:val="BodyText"/>
        <w:spacing w:before="135"/>
      </w:pPr>
    </w:p>
    <w:p w14:paraId="48B7AE94" w14:textId="77777777" w:rsidR="00A43655" w:rsidRDefault="003254AF">
      <w:pPr>
        <w:pStyle w:val="BodyText"/>
        <w:spacing w:line="362" w:lineRule="auto"/>
        <w:ind w:left="144" w:right="142"/>
        <w:jc w:val="both"/>
      </w:pPr>
      <w:r>
        <w:t>Figure 2:</w:t>
      </w:r>
      <w:r>
        <w:rPr>
          <w:spacing w:val="40"/>
        </w:rPr>
        <w:t xml:space="preserve"> </w:t>
      </w:r>
      <w:r>
        <w:t>A conceptual figure showing the exp</w:t>
      </w:r>
      <w:bookmarkStart w:id="18" w:name="_bookmark1"/>
      <w:bookmarkEnd w:id="18"/>
      <w:r>
        <w:t xml:space="preserve">ected trend of a hypothesized growth-reproduction </w:t>
      </w:r>
      <w:r>
        <w:rPr>
          <w:w w:val="110"/>
        </w:rPr>
        <w:t>trade-off in masting years vs.</w:t>
      </w:r>
      <w:r>
        <w:rPr>
          <w:spacing w:val="40"/>
          <w:w w:val="110"/>
        </w:rPr>
        <w:t xml:space="preserve"> </w:t>
      </w:r>
      <w:r>
        <w:rPr>
          <w:w w:val="110"/>
        </w:rPr>
        <w:t>non-masting years at different elevations.</w:t>
      </w:r>
      <w:r>
        <w:rPr>
          <w:spacing w:val="40"/>
          <w:w w:val="110"/>
        </w:rPr>
        <w:t xml:space="preserve"> </w:t>
      </w:r>
      <w:r>
        <w:rPr>
          <w:w w:val="110"/>
        </w:rPr>
        <w:t>I predict that the trade-off</w:t>
      </w:r>
      <w:r>
        <w:rPr>
          <w:spacing w:val="-14"/>
          <w:w w:val="110"/>
        </w:rPr>
        <w:t xml:space="preserve"> </w:t>
      </w:r>
      <w:r>
        <w:rPr>
          <w:w w:val="110"/>
        </w:rPr>
        <w:t>is</w:t>
      </w:r>
      <w:r>
        <w:rPr>
          <w:spacing w:val="-14"/>
          <w:w w:val="110"/>
        </w:rPr>
        <w:t xml:space="preserve"> </w:t>
      </w:r>
      <w:r>
        <w:rPr>
          <w:w w:val="110"/>
        </w:rPr>
        <w:t>more</w:t>
      </w:r>
      <w:r>
        <w:rPr>
          <w:spacing w:val="-14"/>
          <w:w w:val="110"/>
        </w:rPr>
        <w:t xml:space="preserve"> </w:t>
      </w:r>
      <w:r>
        <w:rPr>
          <w:w w:val="110"/>
        </w:rPr>
        <w:t>pronounced</w:t>
      </w:r>
      <w:r>
        <w:rPr>
          <w:spacing w:val="-13"/>
          <w:w w:val="110"/>
        </w:rPr>
        <w:t xml:space="preserve"> </w:t>
      </w:r>
      <w:r>
        <w:rPr>
          <w:w w:val="110"/>
        </w:rPr>
        <w:t>in</w:t>
      </w:r>
      <w:r>
        <w:rPr>
          <w:spacing w:val="-14"/>
          <w:w w:val="110"/>
        </w:rPr>
        <w:t xml:space="preserve"> </w:t>
      </w:r>
      <w:r>
        <w:rPr>
          <w:w w:val="110"/>
        </w:rPr>
        <w:t>masting</w:t>
      </w:r>
      <w:r>
        <w:rPr>
          <w:spacing w:val="-14"/>
          <w:w w:val="110"/>
        </w:rPr>
        <w:t xml:space="preserve"> </w:t>
      </w:r>
      <w:r>
        <w:rPr>
          <w:w w:val="110"/>
        </w:rPr>
        <w:t>years</w:t>
      </w:r>
      <w:r>
        <w:rPr>
          <w:spacing w:val="-13"/>
          <w:w w:val="110"/>
        </w:rPr>
        <w:t xml:space="preserve"> </w:t>
      </w:r>
      <w:r>
        <w:rPr>
          <w:w w:val="110"/>
        </w:rPr>
        <w:t>compared</w:t>
      </w:r>
      <w:r>
        <w:rPr>
          <w:spacing w:val="-14"/>
          <w:w w:val="110"/>
        </w:rPr>
        <w:t xml:space="preserve"> </w:t>
      </w:r>
      <w:r>
        <w:rPr>
          <w:w w:val="110"/>
        </w:rPr>
        <w:t>to</w:t>
      </w:r>
      <w:r>
        <w:rPr>
          <w:spacing w:val="-14"/>
          <w:w w:val="110"/>
        </w:rPr>
        <w:t xml:space="preserve"> </w:t>
      </w:r>
      <w:r>
        <w:rPr>
          <w:w w:val="110"/>
        </w:rPr>
        <w:t>non-masting</w:t>
      </w:r>
      <w:r>
        <w:rPr>
          <w:spacing w:val="-13"/>
          <w:w w:val="110"/>
        </w:rPr>
        <w:t xml:space="preserve"> </w:t>
      </w:r>
      <w:r>
        <w:rPr>
          <w:w w:val="110"/>
        </w:rPr>
        <w:t>years</w:t>
      </w:r>
      <w:r>
        <w:rPr>
          <w:spacing w:val="-14"/>
          <w:w w:val="110"/>
        </w:rPr>
        <w:t xml:space="preserve"> </w:t>
      </w:r>
      <w:r>
        <w:rPr>
          <w:w w:val="110"/>
        </w:rPr>
        <w:t>in</w:t>
      </w:r>
      <w:r>
        <w:rPr>
          <w:spacing w:val="-14"/>
          <w:w w:val="110"/>
        </w:rPr>
        <w:t xml:space="preserve"> </w:t>
      </w:r>
      <w:r>
        <w:rPr>
          <w:w w:val="110"/>
        </w:rPr>
        <w:t>general</w:t>
      </w:r>
      <w:r>
        <w:rPr>
          <w:spacing w:val="-13"/>
          <w:w w:val="110"/>
        </w:rPr>
        <w:t xml:space="preserve"> </w:t>
      </w:r>
      <w:r>
        <w:rPr>
          <w:w w:val="110"/>
        </w:rPr>
        <w:t xml:space="preserve">and </w:t>
      </w:r>
      <w:r>
        <w:rPr>
          <w:spacing w:val="-2"/>
          <w:w w:val="110"/>
        </w:rPr>
        <w:t>individuals at higher elevation stands would experience a stronger trade-off.</w:t>
      </w:r>
    </w:p>
    <w:p w14:paraId="49B14B51" w14:textId="77777777" w:rsidR="00A43655" w:rsidRDefault="00A43655">
      <w:pPr>
        <w:pStyle w:val="BodyText"/>
        <w:spacing w:before="235"/>
      </w:pPr>
    </w:p>
    <w:p w14:paraId="31A33D51" w14:textId="77777777" w:rsidR="00A43655" w:rsidRDefault="003254AF">
      <w:pPr>
        <w:pStyle w:val="BodyText"/>
        <w:ind w:left="144"/>
        <w:jc w:val="both"/>
      </w:pPr>
      <w:r>
        <w:rPr>
          <w:w w:val="105"/>
        </w:rPr>
        <w:t>The</w:t>
      </w:r>
      <w:r>
        <w:rPr>
          <w:spacing w:val="-6"/>
          <w:w w:val="105"/>
        </w:rPr>
        <w:t xml:space="preserve"> </w:t>
      </w:r>
      <w:r>
        <w:rPr>
          <w:w w:val="105"/>
        </w:rPr>
        <w:t>relationship</w:t>
      </w:r>
      <w:r>
        <w:rPr>
          <w:spacing w:val="-5"/>
          <w:w w:val="105"/>
        </w:rPr>
        <w:t xml:space="preserve"> </w:t>
      </w:r>
      <w:r>
        <w:rPr>
          <w:w w:val="105"/>
        </w:rPr>
        <w:t>between</w:t>
      </w:r>
      <w:r>
        <w:rPr>
          <w:spacing w:val="-6"/>
          <w:w w:val="105"/>
        </w:rPr>
        <w:t xml:space="preserve"> </w:t>
      </w:r>
      <w:r>
        <w:rPr>
          <w:w w:val="105"/>
        </w:rPr>
        <w:t>masting</w:t>
      </w:r>
      <w:r>
        <w:rPr>
          <w:spacing w:val="-5"/>
          <w:w w:val="105"/>
        </w:rPr>
        <w:t xml:space="preserve"> </w:t>
      </w:r>
      <w:r>
        <w:rPr>
          <w:w w:val="105"/>
        </w:rPr>
        <w:t>and</w:t>
      </w:r>
      <w:r>
        <w:rPr>
          <w:spacing w:val="-6"/>
          <w:w w:val="105"/>
        </w:rPr>
        <w:t xml:space="preserve"> </w:t>
      </w:r>
      <w:r>
        <w:rPr>
          <w:w w:val="105"/>
        </w:rPr>
        <w:t>growth</w:t>
      </w:r>
      <w:r>
        <w:rPr>
          <w:spacing w:val="-5"/>
          <w:w w:val="105"/>
        </w:rPr>
        <w:t xml:space="preserve"> </w:t>
      </w:r>
      <w:r>
        <w:rPr>
          <w:w w:val="105"/>
        </w:rPr>
        <w:t>could</w:t>
      </w:r>
      <w:r>
        <w:rPr>
          <w:spacing w:val="-6"/>
          <w:w w:val="105"/>
        </w:rPr>
        <w:t xml:space="preserve"> </w:t>
      </w:r>
      <w:r>
        <w:rPr>
          <w:w w:val="105"/>
        </w:rPr>
        <w:t>also</w:t>
      </w:r>
      <w:r>
        <w:rPr>
          <w:spacing w:val="-5"/>
          <w:w w:val="105"/>
        </w:rPr>
        <w:t xml:space="preserve"> </w:t>
      </w:r>
      <w:r>
        <w:rPr>
          <w:w w:val="105"/>
        </w:rPr>
        <w:t>differ</w:t>
      </w:r>
      <w:r>
        <w:rPr>
          <w:spacing w:val="-6"/>
          <w:w w:val="105"/>
        </w:rPr>
        <w:t xml:space="preserve"> </w:t>
      </w:r>
      <w:r>
        <w:rPr>
          <w:w w:val="105"/>
        </w:rPr>
        <w:t>across</w:t>
      </w:r>
      <w:r>
        <w:rPr>
          <w:spacing w:val="-5"/>
          <w:w w:val="105"/>
        </w:rPr>
        <w:t xml:space="preserve"> </w:t>
      </w:r>
      <w:r>
        <w:rPr>
          <w:w w:val="105"/>
        </w:rPr>
        <w:t>elevations,</w:t>
      </w:r>
      <w:r>
        <w:rPr>
          <w:spacing w:val="-5"/>
          <w:w w:val="105"/>
        </w:rPr>
        <w:t xml:space="preserve"> </w:t>
      </w:r>
      <w:r>
        <w:rPr>
          <w:w w:val="105"/>
        </w:rPr>
        <w:t>where</w:t>
      </w:r>
      <w:r>
        <w:rPr>
          <w:spacing w:val="-5"/>
          <w:w w:val="105"/>
        </w:rPr>
        <w:t xml:space="preserve"> </w:t>
      </w:r>
      <w:r>
        <w:rPr>
          <w:spacing w:val="-2"/>
          <w:w w:val="105"/>
        </w:rPr>
        <w:t>resource</w:t>
      </w:r>
    </w:p>
    <w:p w14:paraId="5E740C90" w14:textId="77777777" w:rsidR="00A43655" w:rsidRDefault="00A43655">
      <w:pPr>
        <w:pStyle w:val="BodyText"/>
        <w:jc w:val="both"/>
        <w:sectPr w:rsidR="00A43655">
          <w:pgSz w:w="12240" w:h="15840"/>
          <w:pgMar w:top="1420" w:right="1440" w:bottom="1000" w:left="1440" w:header="0" w:footer="806" w:gutter="0"/>
          <w:cols w:space="720"/>
        </w:sectPr>
      </w:pPr>
    </w:p>
    <w:p w14:paraId="2512DCBC" w14:textId="77777777" w:rsidR="00A43655" w:rsidRDefault="003254AF">
      <w:pPr>
        <w:pStyle w:val="BodyText"/>
        <w:spacing w:before="29" w:line="362" w:lineRule="auto"/>
        <w:ind w:left="144" w:right="140"/>
        <w:jc w:val="both"/>
      </w:pPr>
      <w:r>
        <w:rPr>
          <w:w w:val="105"/>
        </w:rPr>
        <w:lastRenderedPageBreak/>
        <w:t>availability and environmental stresses vary.</w:t>
      </w:r>
      <w:r>
        <w:rPr>
          <w:spacing w:val="37"/>
          <w:w w:val="105"/>
        </w:rPr>
        <w:t xml:space="preserve"> </w:t>
      </w:r>
      <w:r>
        <w:rPr>
          <w:w w:val="105"/>
        </w:rPr>
        <w:t xml:space="preserve">Trees at higher elevations may experience a more pronounced trade-off between growth and reproduction due to increased resource limitation and harsher environmental conditions (Figure </w:t>
      </w:r>
      <w:hyperlink w:anchor="_bookmark1" w:history="1">
        <w:r w:rsidR="00A43655">
          <w:rPr>
            <w:w w:val="105"/>
          </w:rPr>
          <w:t>2).</w:t>
        </w:r>
      </w:hyperlink>
      <w:r>
        <w:rPr>
          <w:spacing w:val="40"/>
          <w:w w:val="105"/>
        </w:rPr>
        <w:t xml:space="preserve"> </w:t>
      </w:r>
      <w:r>
        <w:rPr>
          <w:w w:val="105"/>
        </w:rPr>
        <w:t>By examining different species at varying elevations, we can gain a better understanding of the potentially complex relationship among resources, growth, and reproduction.</w:t>
      </w:r>
    </w:p>
    <w:p w14:paraId="5FAAEBC4" w14:textId="77777777" w:rsidR="00A43655" w:rsidRDefault="003254AF">
      <w:pPr>
        <w:pStyle w:val="BodyText"/>
        <w:spacing w:before="223" w:line="362" w:lineRule="auto"/>
        <w:ind w:left="144" w:right="141"/>
        <w:jc w:val="both"/>
      </w:pPr>
      <w:r>
        <w:rPr>
          <w:w w:val="105"/>
        </w:rPr>
        <w:t xml:space="preserve">Combining Mount Rainier’s </w:t>
      </w:r>
      <w:commentRangeStart w:id="19"/>
      <w:r>
        <w:rPr>
          <w:w w:val="105"/>
        </w:rPr>
        <w:t xml:space="preserve">unique elevational gradient </w:t>
      </w:r>
      <w:commentRangeEnd w:id="19"/>
      <w:r w:rsidR="00B044CE">
        <w:rPr>
          <w:rStyle w:val="CommentReference"/>
        </w:rPr>
        <w:commentReference w:id="19"/>
      </w:r>
      <w:r>
        <w:rPr>
          <w:w w:val="105"/>
        </w:rPr>
        <w:t>with long-term tree growth data from tree rings, this chapter explores the relationships between resource availability, growth and reproduction in six common coniferous species.</w:t>
      </w:r>
      <w:r>
        <w:rPr>
          <w:spacing w:val="40"/>
          <w:w w:val="105"/>
        </w:rPr>
        <w:t xml:space="preserve"> </w:t>
      </w:r>
      <w:r>
        <w:rPr>
          <w:w w:val="105"/>
        </w:rPr>
        <w:t>It emphasizes how the strength of trade-offs that shape reproductive strategies may differ across varying ecological conditions.</w:t>
      </w:r>
    </w:p>
    <w:p w14:paraId="3B23A561" w14:textId="77777777" w:rsidR="00A43655" w:rsidRDefault="00A43655">
      <w:pPr>
        <w:pStyle w:val="BodyText"/>
        <w:spacing w:before="252"/>
      </w:pPr>
    </w:p>
    <w:p w14:paraId="618C58A5" w14:textId="77777777" w:rsidR="00A43655" w:rsidRDefault="003254AF">
      <w:pPr>
        <w:pStyle w:val="Heading2"/>
        <w:numPr>
          <w:ilvl w:val="1"/>
          <w:numId w:val="2"/>
        </w:numPr>
        <w:tabs>
          <w:tab w:val="left" w:pos="756"/>
        </w:tabs>
        <w:ind w:hanging="612"/>
      </w:pPr>
      <w:r>
        <w:rPr>
          <w:w w:val="115"/>
        </w:rPr>
        <w:t>Research</w:t>
      </w:r>
      <w:r>
        <w:rPr>
          <w:spacing w:val="25"/>
          <w:w w:val="115"/>
        </w:rPr>
        <w:t xml:space="preserve"> </w:t>
      </w:r>
      <w:r>
        <w:rPr>
          <w:w w:val="115"/>
        </w:rPr>
        <w:t>Question</w:t>
      </w:r>
      <w:r>
        <w:rPr>
          <w:spacing w:val="26"/>
          <w:w w:val="115"/>
        </w:rPr>
        <w:t xml:space="preserve"> </w:t>
      </w:r>
      <w:r>
        <w:rPr>
          <w:w w:val="115"/>
        </w:rPr>
        <w:t>and</w:t>
      </w:r>
      <w:r>
        <w:rPr>
          <w:spacing w:val="25"/>
          <w:w w:val="115"/>
        </w:rPr>
        <w:t xml:space="preserve"> </w:t>
      </w:r>
      <w:r>
        <w:rPr>
          <w:spacing w:val="-2"/>
          <w:w w:val="115"/>
        </w:rPr>
        <w:t>Objectives</w:t>
      </w:r>
    </w:p>
    <w:p w14:paraId="6031AD0C" w14:textId="77777777" w:rsidR="00A43655" w:rsidRDefault="00A43655">
      <w:pPr>
        <w:pStyle w:val="BodyText"/>
        <w:spacing w:before="199"/>
        <w:rPr>
          <w:b/>
          <w:sz w:val="24"/>
        </w:rPr>
      </w:pPr>
    </w:p>
    <w:p w14:paraId="6CC88FE8" w14:textId="77777777" w:rsidR="00A43655" w:rsidRDefault="003254AF">
      <w:pPr>
        <w:pStyle w:val="BodyText"/>
        <w:ind w:left="144"/>
        <w:jc w:val="both"/>
      </w:pPr>
      <w:r>
        <w:t>Is</w:t>
      </w:r>
      <w:r>
        <w:rPr>
          <w:spacing w:val="25"/>
        </w:rPr>
        <w:t xml:space="preserve"> </w:t>
      </w:r>
      <w:r>
        <w:t>there</w:t>
      </w:r>
      <w:r>
        <w:rPr>
          <w:spacing w:val="26"/>
        </w:rPr>
        <w:t xml:space="preserve"> </w:t>
      </w:r>
      <w:r>
        <w:t>a</w:t>
      </w:r>
      <w:r>
        <w:rPr>
          <w:spacing w:val="25"/>
        </w:rPr>
        <w:t xml:space="preserve"> </w:t>
      </w:r>
      <w:r>
        <w:t>detectable</w:t>
      </w:r>
      <w:r>
        <w:rPr>
          <w:spacing w:val="26"/>
        </w:rPr>
        <w:t xml:space="preserve"> </w:t>
      </w:r>
      <w:r>
        <w:t>trade-off</w:t>
      </w:r>
      <w:r>
        <w:rPr>
          <w:spacing w:val="26"/>
        </w:rPr>
        <w:t xml:space="preserve"> </w:t>
      </w:r>
      <w:r>
        <w:t>between</w:t>
      </w:r>
      <w:r>
        <w:rPr>
          <w:spacing w:val="26"/>
        </w:rPr>
        <w:t xml:space="preserve"> </w:t>
      </w:r>
      <w:r>
        <w:t>mast</w:t>
      </w:r>
      <w:r>
        <w:rPr>
          <w:spacing w:val="25"/>
        </w:rPr>
        <w:t xml:space="preserve"> </w:t>
      </w:r>
      <w:r>
        <w:t>seeding</w:t>
      </w:r>
      <w:r>
        <w:rPr>
          <w:spacing w:val="25"/>
        </w:rPr>
        <w:t xml:space="preserve"> </w:t>
      </w:r>
      <w:r>
        <w:t>events</w:t>
      </w:r>
      <w:r>
        <w:rPr>
          <w:spacing w:val="26"/>
        </w:rPr>
        <w:t xml:space="preserve"> </w:t>
      </w:r>
      <w:r>
        <w:t>and</w:t>
      </w:r>
      <w:r>
        <w:rPr>
          <w:spacing w:val="26"/>
        </w:rPr>
        <w:t xml:space="preserve"> </w:t>
      </w:r>
      <w:r>
        <w:rPr>
          <w:spacing w:val="-2"/>
        </w:rPr>
        <w:t>growth?</w:t>
      </w:r>
    </w:p>
    <w:p w14:paraId="65459C5C" w14:textId="77777777" w:rsidR="00A43655" w:rsidRDefault="00A43655">
      <w:pPr>
        <w:pStyle w:val="BodyText"/>
        <w:spacing w:before="266"/>
      </w:pPr>
    </w:p>
    <w:p w14:paraId="3A8C509C" w14:textId="77777777" w:rsidR="00A43655" w:rsidRDefault="003254AF">
      <w:pPr>
        <w:pStyle w:val="ListParagraph"/>
        <w:numPr>
          <w:ilvl w:val="2"/>
          <w:numId w:val="2"/>
        </w:numPr>
        <w:tabs>
          <w:tab w:val="left" w:pos="687"/>
          <w:tab w:val="left" w:pos="689"/>
        </w:tabs>
        <w:spacing w:before="1" w:line="362" w:lineRule="auto"/>
        <w:ind w:right="141"/>
      </w:pPr>
      <w:r>
        <w:rPr>
          <w:b/>
          <w:w w:val="105"/>
        </w:rPr>
        <w:t>Assess</w:t>
      </w:r>
      <w:r>
        <w:rPr>
          <w:b/>
          <w:spacing w:val="40"/>
          <w:w w:val="105"/>
        </w:rPr>
        <w:t xml:space="preserve"> </w:t>
      </w:r>
      <w:r>
        <w:rPr>
          <w:b/>
          <w:w w:val="105"/>
        </w:rPr>
        <w:t>Growth</w:t>
      </w:r>
      <w:r>
        <w:rPr>
          <w:b/>
          <w:spacing w:val="40"/>
          <w:w w:val="105"/>
        </w:rPr>
        <w:t xml:space="preserve"> </w:t>
      </w:r>
      <w:r>
        <w:rPr>
          <w:b/>
          <w:w w:val="105"/>
        </w:rPr>
        <w:t>Patterns:</w:t>
      </w:r>
      <w:r>
        <w:rPr>
          <w:b/>
          <w:spacing w:val="72"/>
          <w:w w:val="105"/>
        </w:rPr>
        <w:t xml:space="preserve"> </w:t>
      </w:r>
      <w:r>
        <w:rPr>
          <w:w w:val="105"/>
        </w:rPr>
        <w:t>Test</w:t>
      </w:r>
      <w:r>
        <w:rPr>
          <w:spacing w:val="40"/>
          <w:w w:val="105"/>
        </w:rPr>
        <w:t xml:space="preserve"> </w:t>
      </w:r>
      <w:r>
        <w:rPr>
          <w:w w:val="105"/>
        </w:rPr>
        <w:t>for</w:t>
      </w:r>
      <w:r>
        <w:rPr>
          <w:spacing w:val="40"/>
          <w:w w:val="105"/>
        </w:rPr>
        <w:t xml:space="preserve"> </w:t>
      </w:r>
      <w:r>
        <w:rPr>
          <w:w w:val="105"/>
        </w:rPr>
        <w:t>a</w:t>
      </w:r>
      <w:r>
        <w:rPr>
          <w:spacing w:val="40"/>
          <w:w w:val="105"/>
        </w:rPr>
        <w:t xml:space="preserve"> </w:t>
      </w:r>
      <w:r>
        <w:rPr>
          <w:w w:val="105"/>
        </w:rPr>
        <w:t>trade-off</w:t>
      </w:r>
      <w:r>
        <w:rPr>
          <w:spacing w:val="40"/>
          <w:w w:val="105"/>
        </w:rPr>
        <w:t xml:space="preserve"> </w:t>
      </w:r>
      <w:r>
        <w:rPr>
          <w:w w:val="105"/>
        </w:rPr>
        <w:t>by</w:t>
      </w:r>
      <w:r>
        <w:rPr>
          <w:spacing w:val="40"/>
          <w:w w:val="105"/>
        </w:rPr>
        <w:t xml:space="preserve"> </w:t>
      </w:r>
      <w:r>
        <w:rPr>
          <w:w w:val="105"/>
        </w:rPr>
        <w:t>analyzing</w:t>
      </w:r>
      <w:r>
        <w:rPr>
          <w:spacing w:val="40"/>
          <w:w w:val="105"/>
        </w:rPr>
        <w:t xml:space="preserve"> </w:t>
      </w:r>
      <w:r>
        <w:rPr>
          <w:w w:val="105"/>
        </w:rPr>
        <w:t>historical</w:t>
      </w:r>
      <w:r>
        <w:rPr>
          <w:spacing w:val="40"/>
          <w:w w:val="105"/>
        </w:rPr>
        <w:t xml:space="preserve"> </w:t>
      </w:r>
      <w:r>
        <w:rPr>
          <w:w w:val="105"/>
        </w:rPr>
        <w:t>annual</w:t>
      </w:r>
      <w:r>
        <w:rPr>
          <w:spacing w:val="40"/>
          <w:w w:val="105"/>
        </w:rPr>
        <w:t xml:space="preserve"> </w:t>
      </w:r>
      <w:r>
        <w:rPr>
          <w:w w:val="105"/>
        </w:rPr>
        <w:t>growth</w:t>
      </w:r>
      <w:r>
        <w:rPr>
          <w:spacing w:val="40"/>
          <w:w w:val="105"/>
        </w:rPr>
        <w:t xml:space="preserve"> </w:t>
      </w:r>
      <w:r>
        <w:rPr>
          <w:w w:val="105"/>
        </w:rPr>
        <w:t>of selected tree species in relation to their masting events.</w:t>
      </w:r>
    </w:p>
    <w:p w14:paraId="33FD4CAF" w14:textId="77777777" w:rsidR="00A43655" w:rsidRDefault="003254AF">
      <w:pPr>
        <w:pStyle w:val="ListParagraph"/>
        <w:numPr>
          <w:ilvl w:val="2"/>
          <w:numId w:val="2"/>
        </w:numPr>
        <w:tabs>
          <w:tab w:val="left" w:pos="687"/>
          <w:tab w:val="left" w:pos="689"/>
        </w:tabs>
        <w:spacing w:before="181" w:line="362" w:lineRule="auto"/>
        <w:ind w:right="143"/>
      </w:pPr>
      <w:r>
        <w:rPr>
          <w:b/>
          <w:w w:val="105"/>
        </w:rPr>
        <w:t>Compare Species Responses:</w:t>
      </w:r>
      <w:r>
        <w:rPr>
          <w:b/>
          <w:spacing w:val="40"/>
          <w:w w:val="105"/>
        </w:rPr>
        <w:t xml:space="preserve"> </w:t>
      </w:r>
      <w:r>
        <w:rPr>
          <w:w w:val="105"/>
        </w:rPr>
        <w:t>Evaluate the differences in masting and growth responses</w:t>
      </w:r>
      <w:r>
        <w:rPr>
          <w:spacing w:val="40"/>
          <w:w w:val="105"/>
        </w:rPr>
        <w:t xml:space="preserve"> </w:t>
      </w:r>
      <w:r>
        <w:rPr>
          <w:w w:val="105"/>
        </w:rPr>
        <w:t>among six tree species across different elevations.</w:t>
      </w:r>
    </w:p>
    <w:p w14:paraId="1773B184" w14:textId="77777777" w:rsidR="00A43655" w:rsidRDefault="00A43655">
      <w:pPr>
        <w:pStyle w:val="BodyText"/>
        <w:spacing w:before="249"/>
      </w:pPr>
    </w:p>
    <w:p w14:paraId="4C6DC38F" w14:textId="77777777" w:rsidR="00A43655" w:rsidRDefault="003254AF">
      <w:pPr>
        <w:pStyle w:val="Heading2"/>
        <w:numPr>
          <w:ilvl w:val="1"/>
          <w:numId w:val="2"/>
        </w:numPr>
        <w:tabs>
          <w:tab w:val="left" w:pos="756"/>
        </w:tabs>
        <w:spacing w:before="1"/>
      </w:pPr>
      <w:r>
        <w:rPr>
          <w:spacing w:val="-2"/>
          <w:w w:val="115"/>
        </w:rPr>
        <w:t>Methods</w:t>
      </w:r>
    </w:p>
    <w:p w14:paraId="29F41E0A" w14:textId="77777777" w:rsidR="00A43655" w:rsidRDefault="00A43655">
      <w:pPr>
        <w:pStyle w:val="BodyText"/>
        <w:spacing w:before="198"/>
        <w:rPr>
          <w:b/>
          <w:sz w:val="24"/>
        </w:rPr>
      </w:pPr>
    </w:p>
    <w:p w14:paraId="15313E5A" w14:textId="77777777" w:rsidR="00A43655" w:rsidRDefault="003254AF">
      <w:pPr>
        <w:pStyle w:val="BodyText"/>
        <w:spacing w:line="362" w:lineRule="auto"/>
        <w:ind w:left="143" w:right="140"/>
        <w:jc w:val="both"/>
      </w:pPr>
      <w:r>
        <w:rPr>
          <w:w w:val="110"/>
        </w:rPr>
        <w:t>This chapter aims to examine the growth-reproduction trade-off in relation to mast seeding for six common conifer species at Mount Rainier across different elevations.</w:t>
      </w:r>
      <w:r>
        <w:rPr>
          <w:spacing w:val="40"/>
          <w:w w:val="110"/>
        </w:rPr>
        <w:t xml:space="preserve"> </w:t>
      </w:r>
      <w:r>
        <w:rPr>
          <w:w w:val="110"/>
        </w:rPr>
        <w:t xml:space="preserve">To explore this relationship, I will incorporate long-term seed trap data with historical growth data derived </w:t>
      </w:r>
      <w:r>
        <w:rPr>
          <w:spacing w:val="-2"/>
          <w:w w:val="110"/>
        </w:rPr>
        <w:t>from tree core samples, and use statistical approaches to analyze their relationship.</w:t>
      </w:r>
    </w:p>
    <w:p w14:paraId="1D31B892"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17828385" w14:textId="77777777" w:rsidR="00A43655" w:rsidRDefault="00A43655">
      <w:pPr>
        <w:pStyle w:val="BodyText"/>
        <w:spacing w:before="11"/>
        <w:rPr>
          <w:sz w:val="3"/>
        </w:rPr>
      </w:pPr>
    </w:p>
    <w:p w14:paraId="04FC4DED" w14:textId="77777777" w:rsidR="00A43655" w:rsidRDefault="003254AF">
      <w:pPr>
        <w:pStyle w:val="BodyText"/>
        <w:ind w:left="379"/>
        <w:rPr>
          <w:sz w:val="20"/>
        </w:rPr>
      </w:pPr>
      <w:r>
        <w:rPr>
          <w:noProof/>
          <w:sz w:val="20"/>
        </w:rPr>
        <w:drawing>
          <wp:inline distT="0" distB="0" distL="0" distR="0" wp14:anchorId="5956E6E4" wp14:editId="75E4B1AF">
            <wp:extent cx="5367813" cy="283178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5367813" cy="2831782"/>
                    </a:xfrm>
                    <a:prstGeom prst="rect">
                      <a:avLst/>
                    </a:prstGeom>
                  </pic:spPr>
                </pic:pic>
              </a:graphicData>
            </a:graphic>
          </wp:inline>
        </w:drawing>
      </w:r>
    </w:p>
    <w:p w14:paraId="5E4630F2" w14:textId="77777777" w:rsidR="00A43655" w:rsidRDefault="00A43655">
      <w:pPr>
        <w:pStyle w:val="BodyText"/>
      </w:pPr>
    </w:p>
    <w:p w14:paraId="45D0A86D" w14:textId="77777777" w:rsidR="00A43655" w:rsidRDefault="00A43655">
      <w:pPr>
        <w:pStyle w:val="BodyText"/>
      </w:pPr>
    </w:p>
    <w:p w14:paraId="70DA48BE" w14:textId="77777777" w:rsidR="00A43655" w:rsidRDefault="00A43655">
      <w:pPr>
        <w:pStyle w:val="BodyText"/>
        <w:spacing w:before="212"/>
      </w:pPr>
    </w:p>
    <w:p w14:paraId="0125977D" w14:textId="77777777" w:rsidR="00A43655" w:rsidRDefault="003254AF">
      <w:pPr>
        <w:pStyle w:val="BodyText"/>
        <w:spacing w:line="362" w:lineRule="auto"/>
        <w:ind w:left="144" w:right="141"/>
        <w:jc w:val="both"/>
      </w:pPr>
      <w:r>
        <w:rPr>
          <w:w w:val="105"/>
        </w:rPr>
        <w:t>Figure 3:</w:t>
      </w:r>
      <w:r>
        <w:rPr>
          <w:spacing w:val="40"/>
          <w:w w:val="105"/>
        </w:rPr>
        <w:t xml:space="preserve"> </w:t>
      </w:r>
      <w:r>
        <w:rPr>
          <w:w w:val="105"/>
        </w:rPr>
        <w:t xml:space="preserve">A map of Mount Rainier with all the </w:t>
      </w:r>
      <w:bookmarkStart w:id="20" w:name="_bookmark2"/>
      <w:bookmarkEnd w:id="20"/>
      <w:r>
        <w:rPr>
          <w:w w:val="105"/>
        </w:rPr>
        <w:t>sampling stands for this study and the elevation</w:t>
      </w:r>
      <w:r>
        <w:rPr>
          <w:spacing w:val="80"/>
          <w:w w:val="105"/>
        </w:rPr>
        <w:t xml:space="preserve"> </w:t>
      </w:r>
      <w:r>
        <w:rPr>
          <w:w w:val="105"/>
        </w:rPr>
        <w:t>of each stand. The black dots are the stands with their elevations shown in table at right (blue stars are campgrounds).</w:t>
      </w:r>
    </w:p>
    <w:p w14:paraId="1A3150A2" w14:textId="77777777" w:rsidR="00A43655" w:rsidRDefault="00A43655">
      <w:pPr>
        <w:pStyle w:val="BodyText"/>
        <w:spacing w:before="246"/>
      </w:pPr>
    </w:p>
    <w:p w14:paraId="70EF0F7F" w14:textId="77777777" w:rsidR="00A43655" w:rsidRDefault="003254AF">
      <w:pPr>
        <w:pStyle w:val="Heading3"/>
      </w:pPr>
      <w:r>
        <w:rPr>
          <w:w w:val="115"/>
        </w:rPr>
        <w:t>Study</w:t>
      </w:r>
      <w:r>
        <w:rPr>
          <w:spacing w:val="36"/>
          <w:w w:val="115"/>
        </w:rPr>
        <w:t xml:space="preserve"> </w:t>
      </w:r>
      <w:r>
        <w:rPr>
          <w:w w:val="115"/>
        </w:rPr>
        <w:t>site</w:t>
      </w:r>
      <w:r>
        <w:rPr>
          <w:spacing w:val="36"/>
          <w:w w:val="115"/>
        </w:rPr>
        <w:t xml:space="preserve"> </w:t>
      </w:r>
      <w:r>
        <w:rPr>
          <w:w w:val="115"/>
        </w:rPr>
        <w:t>and</w:t>
      </w:r>
      <w:r>
        <w:rPr>
          <w:spacing w:val="37"/>
          <w:w w:val="115"/>
        </w:rPr>
        <w:t xml:space="preserve"> </w:t>
      </w:r>
      <w:r>
        <w:rPr>
          <w:w w:val="115"/>
        </w:rPr>
        <w:t>sample</w:t>
      </w:r>
      <w:r>
        <w:rPr>
          <w:spacing w:val="36"/>
          <w:w w:val="115"/>
        </w:rPr>
        <w:t xml:space="preserve"> </w:t>
      </w:r>
      <w:r>
        <w:rPr>
          <w:spacing w:val="-2"/>
          <w:w w:val="115"/>
        </w:rPr>
        <w:t>collection</w:t>
      </w:r>
    </w:p>
    <w:p w14:paraId="1E326CC5" w14:textId="77777777" w:rsidR="00A43655" w:rsidRDefault="003254AF">
      <w:pPr>
        <w:pStyle w:val="BodyText"/>
        <w:spacing w:before="138" w:line="362" w:lineRule="auto"/>
        <w:ind w:left="144" w:right="139"/>
        <w:jc w:val="both"/>
      </w:pPr>
      <w:r>
        <w:rPr>
          <w:w w:val="115"/>
        </w:rPr>
        <w:t xml:space="preserve">I </w:t>
      </w:r>
      <w:r>
        <w:rPr>
          <w:w w:val="105"/>
        </w:rPr>
        <w:t xml:space="preserve">will conduct this study in Mount Rainier National Park, Washington, USA, focusing on six common conifer species that exhibit varying masting behaviors and occur across different </w:t>
      </w:r>
      <w:proofErr w:type="spellStart"/>
      <w:r>
        <w:rPr>
          <w:w w:val="105"/>
        </w:rPr>
        <w:t>eleva</w:t>
      </w:r>
      <w:proofErr w:type="spellEnd"/>
      <w:r>
        <w:rPr>
          <w:w w:val="105"/>
        </w:rPr>
        <w:t xml:space="preserve">- </w:t>
      </w:r>
      <w:proofErr w:type="spellStart"/>
      <w:r>
        <w:rPr>
          <w:w w:val="105"/>
        </w:rPr>
        <w:t>tions</w:t>
      </w:r>
      <w:proofErr w:type="spellEnd"/>
      <w:r>
        <w:rPr>
          <w:w w:val="105"/>
        </w:rPr>
        <w:t xml:space="preserve"> in the park (Figure </w:t>
      </w:r>
      <w:hyperlink w:anchor="_bookmark2" w:history="1">
        <w:r w:rsidR="00A43655">
          <w:rPr>
            <w:w w:val="105"/>
          </w:rPr>
          <w:t>3).</w:t>
        </w:r>
      </w:hyperlink>
    </w:p>
    <w:p w14:paraId="0F83738C" w14:textId="77777777" w:rsidR="00A43655" w:rsidRDefault="003254AF">
      <w:pPr>
        <w:pStyle w:val="BodyText"/>
        <w:spacing w:before="221"/>
        <w:ind w:left="144"/>
        <w:jc w:val="both"/>
      </w:pPr>
      <w:r>
        <w:rPr>
          <w:w w:val="105"/>
        </w:rPr>
        <w:t>The</w:t>
      </w:r>
      <w:r>
        <w:rPr>
          <w:spacing w:val="18"/>
          <w:w w:val="105"/>
        </w:rPr>
        <w:t xml:space="preserve"> </w:t>
      </w:r>
      <w:r>
        <w:rPr>
          <w:w w:val="105"/>
        </w:rPr>
        <w:t>data</w:t>
      </w:r>
      <w:r>
        <w:rPr>
          <w:spacing w:val="14"/>
          <w:w w:val="115"/>
        </w:rPr>
        <w:t xml:space="preserve"> </w:t>
      </w:r>
      <w:r>
        <w:rPr>
          <w:w w:val="115"/>
        </w:rPr>
        <w:t>I</w:t>
      </w:r>
      <w:r>
        <w:rPr>
          <w:spacing w:val="12"/>
          <w:w w:val="115"/>
        </w:rPr>
        <w:t xml:space="preserve"> </w:t>
      </w:r>
      <w:r>
        <w:rPr>
          <w:w w:val="105"/>
        </w:rPr>
        <w:t>plan</w:t>
      </w:r>
      <w:r>
        <w:rPr>
          <w:spacing w:val="19"/>
          <w:w w:val="105"/>
        </w:rPr>
        <w:t xml:space="preserve"> </w:t>
      </w:r>
      <w:r>
        <w:rPr>
          <w:w w:val="105"/>
        </w:rPr>
        <w:t>to</w:t>
      </w:r>
      <w:r>
        <w:rPr>
          <w:spacing w:val="19"/>
          <w:w w:val="105"/>
        </w:rPr>
        <w:t xml:space="preserve"> </w:t>
      </w:r>
      <w:r>
        <w:rPr>
          <w:w w:val="105"/>
        </w:rPr>
        <w:t>use</w:t>
      </w:r>
      <w:r>
        <w:rPr>
          <w:spacing w:val="18"/>
          <w:w w:val="105"/>
        </w:rPr>
        <w:t xml:space="preserve"> </w:t>
      </w:r>
      <w:r>
        <w:rPr>
          <w:w w:val="105"/>
        </w:rPr>
        <w:t>in</w:t>
      </w:r>
      <w:r>
        <w:rPr>
          <w:spacing w:val="19"/>
          <w:w w:val="105"/>
        </w:rPr>
        <w:t xml:space="preserve"> </w:t>
      </w:r>
      <w:r>
        <w:rPr>
          <w:w w:val="105"/>
        </w:rPr>
        <w:t>this</w:t>
      </w:r>
      <w:r>
        <w:rPr>
          <w:spacing w:val="18"/>
          <w:w w:val="105"/>
        </w:rPr>
        <w:t xml:space="preserve"> </w:t>
      </w:r>
      <w:r>
        <w:rPr>
          <w:w w:val="105"/>
        </w:rPr>
        <w:t>chapter</w:t>
      </w:r>
      <w:r>
        <w:rPr>
          <w:spacing w:val="19"/>
          <w:w w:val="105"/>
        </w:rPr>
        <w:t xml:space="preserve"> </w:t>
      </w:r>
      <w:r>
        <w:rPr>
          <w:w w:val="105"/>
        </w:rPr>
        <w:t>include</w:t>
      </w:r>
      <w:r>
        <w:rPr>
          <w:spacing w:val="18"/>
          <w:w w:val="105"/>
        </w:rPr>
        <w:t xml:space="preserve"> </w:t>
      </w:r>
      <w:r>
        <w:rPr>
          <w:w w:val="105"/>
        </w:rPr>
        <w:t>two</w:t>
      </w:r>
      <w:r>
        <w:rPr>
          <w:spacing w:val="18"/>
          <w:w w:val="105"/>
        </w:rPr>
        <w:t xml:space="preserve"> </w:t>
      </w:r>
      <w:r>
        <w:rPr>
          <w:spacing w:val="-2"/>
          <w:w w:val="105"/>
        </w:rPr>
        <w:t>components:</w:t>
      </w:r>
    </w:p>
    <w:p w14:paraId="40F47B41" w14:textId="77777777" w:rsidR="00A43655" w:rsidRDefault="00A43655">
      <w:pPr>
        <w:pStyle w:val="BodyText"/>
        <w:spacing w:before="267"/>
      </w:pPr>
    </w:p>
    <w:p w14:paraId="7E294BB2" w14:textId="77777777" w:rsidR="00A43655" w:rsidRDefault="003254AF">
      <w:pPr>
        <w:pStyle w:val="BodyText"/>
        <w:spacing w:line="362" w:lineRule="auto"/>
        <w:ind w:left="689" w:right="140" w:hanging="219"/>
        <w:jc w:val="both"/>
      </w:pPr>
      <w:r>
        <w:rPr>
          <w:w w:val="105"/>
        </w:rPr>
        <w:t>–</w:t>
      </w:r>
      <w:r>
        <w:rPr>
          <w:spacing w:val="40"/>
          <w:w w:val="105"/>
        </w:rPr>
        <w:t xml:space="preserve"> </w:t>
      </w:r>
      <w:r>
        <w:rPr>
          <w:b/>
          <w:w w:val="105"/>
        </w:rPr>
        <w:t>Long-term</w:t>
      </w:r>
      <w:r>
        <w:rPr>
          <w:b/>
          <w:spacing w:val="40"/>
          <w:w w:val="105"/>
        </w:rPr>
        <w:t xml:space="preserve"> </w:t>
      </w:r>
      <w:r>
        <w:rPr>
          <w:b/>
          <w:w w:val="105"/>
        </w:rPr>
        <w:t>seed</w:t>
      </w:r>
      <w:r>
        <w:rPr>
          <w:b/>
          <w:spacing w:val="40"/>
          <w:w w:val="105"/>
        </w:rPr>
        <w:t xml:space="preserve"> </w:t>
      </w:r>
      <w:r>
        <w:rPr>
          <w:b/>
          <w:w w:val="105"/>
        </w:rPr>
        <w:t>data:</w:t>
      </w:r>
      <w:r>
        <w:rPr>
          <w:b/>
          <w:spacing w:val="40"/>
          <w:w w:val="105"/>
        </w:rPr>
        <w:t xml:space="preserve"> </w:t>
      </w:r>
      <w:r>
        <w:rPr>
          <w:w w:val="105"/>
        </w:rPr>
        <w:t>Our</w:t>
      </w:r>
      <w:r>
        <w:rPr>
          <w:spacing w:val="40"/>
          <w:w w:val="105"/>
        </w:rPr>
        <w:t xml:space="preserve"> </w:t>
      </w:r>
      <w:r>
        <w:rPr>
          <w:w w:val="105"/>
        </w:rPr>
        <w:t>collaborator</w:t>
      </w:r>
      <w:r>
        <w:rPr>
          <w:spacing w:val="40"/>
          <w:w w:val="105"/>
        </w:rPr>
        <w:t xml:space="preserve"> </w:t>
      </w:r>
      <w:r>
        <w:rPr>
          <w:w w:val="105"/>
        </w:rPr>
        <w:t>Dr.</w:t>
      </w:r>
      <w:r>
        <w:rPr>
          <w:spacing w:val="80"/>
          <w:w w:val="105"/>
        </w:rPr>
        <w:t xml:space="preserve"> </w:t>
      </w:r>
      <w:r>
        <w:rPr>
          <w:w w:val="105"/>
        </w:rPr>
        <w:t>Janneke</w:t>
      </w:r>
      <w:r>
        <w:rPr>
          <w:spacing w:val="40"/>
          <w:w w:val="105"/>
        </w:rPr>
        <w:t xml:space="preserve"> </w:t>
      </w:r>
      <w:r>
        <w:rPr>
          <w:w w:val="105"/>
        </w:rPr>
        <w:t>Hille</w:t>
      </w:r>
      <w:r>
        <w:rPr>
          <w:spacing w:val="40"/>
          <w:w w:val="105"/>
        </w:rPr>
        <w:t xml:space="preserve"> </w:t>
      </w:r>
      <w:r>
        <w:rPr>
          <w:w w:val="105"/>
        </w:rPr>
        <w:t>Ris</w:t>
      </w:r>
      <w:r>
        <w:rPr>
          <w:spacing w:val="40"/>
          <w:w w:val="105"/>
        </w:rPr>
        <w:t xml:space="preserve"> </w:t>
      </w:r>
      <w:r>
        <w:rPr>
          <w:w w:val="105"/>
        </w:rPr>
        <w:t>Lambers,</w:t>
      </w:r>
      <w:r>
        <w:rPr>
          <w:spacing w:val="40"/>
          <w:w w:val="105"/>
        </w:rPr>
        <w:t xml:space="preserve"> </w:t>
      </w:r>
      <w:r>
        <w:rPr>
          <w:w w:val="105"/>
        </w:rPr>
        <w:t>has</w:t>
      </w:r>
      <w:r>
        <w:rPr>
          <w:spacing w:val="40"/>
          <w:w w:val="105"/>
        </w:rPr>
        <w:t xml:space="preserve"> </w:t>
      </w:r>
      <w:r>
        <w:rPr>
          <w:w w:val="105"/>
        </w:rPr>
        <w:t>been collecting stand-level seed production data using seed traps since 2008, which will provide a</w:t>
      </w:r>
      <w:r>
        <w:rPr>
          <w:spacing w:val="-8"/>
          <w:w w:val="105"/>
        </w:rPr>
        <w:t xml:space="preserve"> </w:t>
      </w:r>
      <w:r>
        <w:rPr>
          <w:w w:val="105"/>
        </w:rPr>
        <w:t>valuable</w:t>
      </w:r>
      <w:r>
        <w:rPr>
          <w:spacing w:val="-8"/>
          <w:w w:val="105"/>
        </w:rPr>
        <w:t xml:space="preserve"> </w:t>
      </w:r>
      <w:r>
        <w:rPr>
          <w:w w:val="105"/>
        </w:rPr>
        <w:t>record</w:t>
      </w:r>
      <w:r>
        <w:rPr>
          <w:spacing w:val="-8"/>
          <w:w w:val="105"/>
        </w:rPr>
        <w:t xml:space="preserve"> </w:t>
      </w:r>
      <w:r>
        <w:rPr>
          <w:w w:val="105"/>
        </w:rPr>
        <w:t>of</w:t>
      </w:r>
      <w:r>
        <w:rPr>
          <w:spacing w:val="-8"/>
          <w:w w:val="105"/>
        </w:rPr>
        <w:t xml:space="preserve"> </w:t>
      </w:r>
      <w:r>
        <w:rPr>
          <w:w w:val="105"/>
        </w:rPr>
        <w:t>masting</w:t>
      </w:r>
      <w:r>
        <w:rPr>
          <w:spacing w:val="-8"/>
          <w:w w:val="105"/>
        </w:rPr>
        <w:t xml:space="preserve"> </w:t>
      </w:r>
      <w:r>
        <w:rPr>
          <w:w w:val="105"/>
        </w:rPr>
        <w:t>events</w:t>
      </w:r>
      <w:r>
        <w:rPr>
          <w:spacing w:val="-8"/>
          <w:w w:val="105"/>
        </w:rPr>
        <w:t xml:space="preserve"> </w:t>
      </w:r>
      <w:r>
        <w:rPr>
          <w:w w:val="105"/>
        </w:rPr>
        <w:t>across</w:t>
      </w:r>
      <w:r>
        <w:rPr>
          <w:spacing w:val="-8"/>
          <w:w w:val="105"/>
        </w:rPr>
        <w:t xml:space="preserve"> </w:t>
      </w:r>
      <w:r>
        <w:rPr>
          <w:w w:val="105"/>
        </w:rPr>
        <w:t>different</w:t>
      </w:r>
      <w:r>
        <w:rPr>
          <w:spacing w:val="-8"/>
          <w:w w:val="105"/>
        </w:rPr>
        <w:t xml:space="preserve"> </w:t>
      </w:r>
      <w:r>
        <w:rPr>
          <w:w w:val="105"/>
        </w:rPr>
        <w:t>stands</w:t>
      </w:r>
      <w:r>
        <w:rPr>
          <w:spacing w:val="-8"/>
          <w:w w:val="105"/>
        </w:rPr>
        <w:t xml:space="preserve"> </w:t>
      </w:r>
      <w:r>
        <w:rPr>
          <w:w w:val="105"/>
        </w:rPr>
        <w:t>and</w:t>
      </w:r>
      <w:r>
        <w:rPr>
          <w:spacing w:val="-8"/>
          <w:w w:val="105"/>
        </w:rPr>
        <w:t xml:space="preserve"> </w:t>
      </w:r>
      <w:r>
        <w:rPr>
          <w:w w:val="105"/>
        </w:rPr>
        <w:t>elevations</w:t>
      </w:r>
      <w:r>
        <w:rPr>
          <w:spacing w:val="-8"/>
          <w:w w:val="105"/>
        </w:rPr>
        <w:t xml:space="preserve"> </w:t>
      </w:r>
      <w:r>
        <w:rPr>
          <w:w w:val="105"/>
        </w:rPr>
        <w:t>at</w:t>
      </w:r>
      <w:r>
        <w:rPr>
          <w:spacing w:val="-8"/>
          <w:w w:val="105"/>
        </w:rPr>
        <w:t xml:space="preserve"> </w:t>
      </w:r>
      <w:r>
        <w:rPr>
          <w:w w:val="105"/>
        </w:rPr>
        <w:t>Mount</w:t>
      </w:r>
      <w:r>
        <w:rPr>
          <w:spacing w:val="-8"/>
          <w:w w:val="105"/>
        </w:rPr>
        <w:t xml:space="preserve"> </w:t>
      </w:r>
      <w:r>
        <w:rPr>
          <w:w w:val="105"/>
        </w:rPr>
        <w:t xml:space="preserve">Rainier (Figure </w:t>
      </w:r>
      <w:hyperlink w:anchor="_bookmark3" w:history="1">
        <w:r w:rsidR="00A43655">
          <w:rPr>
            <w:w w:val="105"/>
          </w:rPr>
          <w:t>4).</w:t>
        </w:r>
      </w:hyperlink>
    </w:p>
    <w:p w14:paraId="1149D8C3" w14:textId="77777777" w:rsidR="00A43655" w:rsidRDefault="00A43655">
      <w:pPr>
        <w:pStyle w:val="BodyText"/>
        <w:spacing w:line="362" w:lineRule="auto"/>
        <w:jc w:val="both"/>
        <w:sectPr w:rsidR="00A43655">
          <w:pgSz w:w="12240" w:h="15840"/>
          <w:pgMar w:top="1820" w:right="1440" w:bottom="1000" w:left="1440" w:header="0" w:footer="806" w:gutter="0"/>
          <w:cols w:space="720"/>
        </w:sectPr>
      </w:pPr>
    </w:p>
    <w:p w14:paraId="590D764C" w14:textId="77777777" w:rsidR="00A43655" w:rsidRDefault="003254AF">
      <w:pPr>
        <w:pStyle w:val="BodyText"/>
        <w:ind w:left="186"/>
        <w:rPr>
          <w:sz w:val="20"/>
        </w:rPr>
      </w:pPr>
      <w:r>
        <w:rPr>
          <w:noProof/>
          <w:sz w:val="20"/>
        </w:rPr>
        <w:lastRenderedPageBreak/>
        <w:drawing>
          <wp:inline distT="0" distB="0" distL="0" distR="0" wp14:anchorId="61818640" wp14:editId="410832DF">
            <wp:extent cx="5709284" cy="27929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5709284" cy="2792920"/>
                    </a:xfrm>
                    <a:prstGeom prst="rect">
                      <a:avLst/>
                    </a:prstGeom>
                  </pic:spPr>
                </pic:pic>
              </a:graphicData>
            </a:graphic>
          </wp:inline>
        </w:drawing>
      </w:r>
    </w:p>
    <w:p w14:paraId="74802A0E" w14:textId="77777777" w:rsidR="00A43655" w:rsidRDefault="00A43655">
      <w:pPr>
        <w:pStyle w:val="BodyText"/>
      </w:pPr>
    </w:p>
    <w:p w14:paraId="73DA633A" w14:textId="77777777" w:rsidR="00A43655" w:rsidRDefault="00A43655">
      <w:pPr>
        <w:pStyle w:val="BodyText"/>
      </w:pPr>
    </w:p>
    <w:p w14:paraId="1C1DA9EC" w14:textId="77777777" w:rsidR="00A43655" w:rsidRDefault="00A43655">
      <w:pPr>
        <w:pStyle w:val="BodyText"/>
        <w:spacing w:before="13"/>
      </w:pPr>
    </w:p>
    <w:p w14:paraId="390C9455" w14:textId="77777777" w:rsidR="00A43655" w:rsidRDefault="003254AF">
      <w:pPr>
        <w:spacing w:before="1" w:line="362" w:lineRule="auto"/>
        <w:ind w:left="143" w:right="138"/>
        <w:jc w:val="both"/>
      </w:pPr>
      <w:r>
        <w:rPr>
          <w:w w:val="110"/>
        </w:rPr>
        <w:t>Figure 4:</w:t>
      </w:r>
      <w:r>
        <w:rPr>
          <w:spacing w:val="40"/>
          <w:w w:val="110"/>
        </w:rPr>
        <w:t xml:space="preserve"> </w:t>
      </w:r>
      <w:r>
        <w:rPr>
          <w:w w:val="110"/>
        </w:rPr>
        <w:t xml:space="preserve">Seed data across all 10 stands </w:t>
      </w:r>
      <w:bookmarkStart w:id="21" w:name="_bookmark3"/>
      <w:bookmarkEnd w:id="21"/>
      <w:r>
        <w:rPr>
          <w:w w:val="110"/>
        </w:rPr>
        <w:t xml:space="preserve">collected by seed traps from 2009-2017 at Mount </w:t>
      </w:r>
      <w:r>
        <w:t>Rainier.</w:t>
      </w:r>
      <w:r>
        <w:rPr>
          <w:spacing w:val="40"/>
        </w:rPr>
        <w:t xml:space="preserve"> </w:t>
      </w:r>
      <w:r>
        <w:t>(a)</w:t>
      </w:r>
      <w:r>
        <w:rPr>
          <w:spacing w:val="26"/>
        </w:rPr>
        <w:t xml:space="preserve"> </w:t>
      </w:r>
      <w:r>
        <w:t>total</w:t>
      </w:r>
      <w:r>
        <w:rPr>
          <w:spacing w:val="26"/>
        </w:rPr>
        <w:t xml:space="preserve"> </w:t>
      </w:r>
      <w:r>
        <w:t>seeds</w:t>
      </w:r>
      <w:r>
        <w:rPr>
          <w:spacing w:val="26"/>
        </w:rPr>
        <w:t xml:space="preserve"> </w:t>
      </w:r>
      <w:r>
        <w:t>(sum</w:t>
      </w:r>
      <w:r>
        <w:rPr>
          <w:spacing w:val="26"/>
        </w:rPr>
        <w:t xml:space="preserve"> </w:t>
      </w:r>
      <w:r>
        <w:t>of</w:t>
      </w:r>
      <w:r>
        <w:rPr>
          <w:spacing w:val="26"/>
        </w:rPr>
        <w:t xml:space="preserve"> </w:t>
      </w:r>
      <w:r>
        <w:t>filled</w:t>
      </w:r>
      <w:r>
        <w:rPr>
          <w:spacing w:val="26"/>
        </w:rPr>
        <w:t xml:space="preserve"> </w:t>
      </w:r>
      <w:r>
        <w:t>and</w:t>
      </w:r>
      <w:r>
        <w:rPr>
          <w:spacing w:val="26"/>
        </w:rPr>
        <w:t xml:space="preserve"> </w:t>
      </w:r>
      <w:r>
        <w:t>empty</w:t>
      </w:r>
      <w:r>
        <w:rPr>
          <w:spacing w:val="26"/>
        </w:rPr>
        <w:t xml:space="preserve"> </w:t>
      </w:r>
      <w:r>
        <w:t>seeds)</w:t>
      </w:r>
      <w:r>
        <w:rPr>
          <w:spacing w:val="26"/>
        </w:rPr>
        <w:t xml:space="preserve"> </w:t>
      </w:r>
      <w:r>
        <w:t>for</w:t>
      </w:r>
      <w:r>
        <w:rPr>
          <w:spacing w:val="26"/>
        </w:rPr>
        <w:t xml:space="preserve"> </w:t>
      </w:r>
      <w:r>
        <w:t>all</w:t>
      </w:r>
      <w:r>
        <w:rPr>
          <w:spacing w:val="26"/>
        </w:rPr>
        <w:t xml:space="preserve"> </w:t>
      </w:r>
      <w:r>
        <w:t>six</w:t>
      </w:r>
      <w:r>
        <w:rPr>
          <w:spacing w:val="26"/>
        </w:rPr>
        <w:t xml:space="preserve"> </w:t>
      </w:r>
      <w:r>
        <w:t>species;</w:t>
      </w:r>
      <w:r>
        <w:rPr>
          <w:spacing w:val="31"/>
        </w:rPr>
        <w:t xml:space="preserve"> </w:t>
      </w:r>
      <w:r>
        <w:t>(b)</w:t>
      </w:r>
      <w:r>
        <w:rPr>
          <w:spacing w:val="26"/>
        </w:rPr>
        <w:t xml:space="preserve"> </w:t>
      </w:r>
      <w:r>
        <w:t>total</w:t>
      </w:r>
      <w:r>
        <w:rPr>
          <w:spacing w:val="26"/>
        </w:rPr>
        <w:t xml:space="preserve"> </w:t>
      </w:r>
      <w:r>
        <w:t>seeds</w:t>
      </w:r>
      <w:r>
        <w:rPr>
          <w:spacing w:val="26"/>
        </w:rPr>
        <w:t xml:space="preserve"> </w:t>
      </w:r>
      <w:r>
        <w:t>for</w:t>
      </w:r>
      <w:r>
        <w:rPr>
          <w:spacing w:val="26"/>
        </w:rPr>
        <w:t xml:space="preserve"> </w:t>
      </w:r>
      <w:r>
        <w:t xml:space="preserve">only </w:t>
      </w:r>
      <w:r>
        <w:rPr>
          <w:w w:val="110"/>
        </w:rPr>
        <w:t>five species excluding TSHE in finer resolution with different y-axis scale.</w:t>
      </w:r>
      <w:r>
        <w:rPr>
          <w:spacing w:val="40"/>
          <w:w w:val="110"/>
        </w:rPr>
        <w:t xml:space="preserve"> </w:t>
      </w:r>
      <w:r>
        <w:rPr>
          <w:w w:val="110"/>
        </w:rPr>
        <w:t>Short blue arrows indicate potential masting years.</w:t>
      </w:r>
      <w:r>
        <w:rPr>
          <w:spacing w:val="40"/>
          <w:w w:val="110"/>
        </w:rPr>
        <w:t xml:space="preserve"> </w:t>
      </w:r>
      <w:r>
        <w:rPr>
          <w:w w:val="110"/>
        </w:rPr>
        <w:t xml:space="preserve">ABAM: </w:t>
      </w:r>
      <w:r>
        <w:rPr>
          <w:i/>
          <w:w w:val="110"/>
        </w:rPr>
        <w:t>Abies amabilis</w:t>
      </w:r>
      <w:r>
        <w:rPr>
          <w:w w:val="110"/>
        </w:rPr>
        <w:t xml:space="preserve">, CANO: </w:t>
      </w:r>
      <w:proofErr w:type="spellStart"/>
      <w:r>
        <w:rPr>
          <w:i/>
          <w:w w:val="110"/>
        </w:rPr>
        <w:t>Callitropsis</w:t>
      </w:r>
      <w:proofErr w:type="spellEnd"/>
      <w:r>
        <w:rPr>
          <w:i/>
          <w:w w:val="110"/>
        </w:rPr>
        <w:t xml:space="preserve"> </w:t>
      </w:r>
      <w:proofErr w:type="spellStart"/>
      <w:r>
        <w:rPr>
          <w:i/>
          <w:w w:val="110"/>
        </w:rPr>
        <w:t>nootkatensis</w:t>
      </w:r>
      <w:proofErr w:type="spellEnd"/>
      <w:r>
        <w:rPr>
          <w:w w:val="110"/>
        </w:rPr>
        <w:t xml:space="preserve">, PSME: </w:t>
      </w:r>
      <w:r>
        <w:rPr>
          <w:i/>
          <w:w w:val="110"/>
        </w:rPr>
        <w:t xml:space="preserve">Pseudotsuga </w:t>
      </w:r>
      <w:proofErr w:type="spellStart"/>
      <w:r>
        <w:rPr>
          <w:i/>
          <w:w w:val="110"/>
        </w:rPr>
        <w:t>menziesii</w:t>
      </w:r>
      <w:proofErr w:type="spellEnd"/>
      <w:r>
        <w:rPr>
          <w:w w:val="110"/>
        </w:rPr>
        <w:t xml:space="preserve">, THPL: </w:t>
      </w:r>
      <w:r>
        <w:rPr>
          <w:i/>
          <w:w w:val="110"/>
        </w:rPr>
        <w:t>Thuja plicata</w:t>
      </w:r>
      <w:r>
        <w:rPr>
          <w:w w:val="110"/>
        </w:rPr>
        <w:t xml:space="preserve">, TSHE: </w:t>
      </w:r>
      <w:r>
        <w:rPr>
          <w:i/>
          <w:w w:val="110"/>
        </w:rPr>
        <w:t>Tsuga heterophylla</w:t>
      </w:r>
      <w:r>
        <w:rPr>
          <w:w w:val="110"/>
        </w:rPr>
        <w:t xml:space="preserve">, TSME: </w:t>
      </w:r>
      <w:r>
        <w:rPr>
          <w:i/>
          <w:w w:val="110"/>
        </w:rPr>
        <w:t xml:space="preserve">Tsuga </w:t>
      </w:r>
      <w:commentRangeStart w:id="22"/>
      <w:proofErr w:type="spellStart"/>
      <w:r>
        <w:rPr>
          <w:i/>
          <w:spacing w:val="-2"/>
          <w:w w:val="110"/>
        </w:rPr>
        <w:t>mertensiana</w:t>
      </w:r>
      <w:commentRangeEnd w:id="22"/>
      <w:proofErr w:type="spellEnd"/>
      <w:r w:rsidR="00487E49">
        <w:rPr>
          <w:rStyle w:val="CommentReference"/>
        </w:rPr>
        <w:commentReference w:id="22"/>
      </w:r>
      <w:r>
        <w:rPr>
          <w:spacing w:val="-2"/>
          <w:w w:val="110"/>
        </w:rPr>
        <w:t>.</w:t>
      </w:r>
    </w:p>
    <w:p w14:paraId="32A3534D" w14:textId="77777777" w:rsidR="00A43655" w:rsidRDefault="00A43655">
      <w:pPr>
        <w:pStyle w:val="BodyText"/>
        <w:spacing w:before="144"/>
      </w:pPr>
    </w:p>
    <w:p w14:paraId="3EBF8352" w14:textId="77777777" w:rsidR="00A43655" w:rsidRDefault="003254AF">
      <w:pPr>
        <w:pStyle w:val="BodyText"/>
        <w:spacing w:before="1" w:after="3"/>
        <w:ind w:left="108" w:right="108"/>
        <w:jc w:val="center"/>
      </w:pPr>
      <w:bookmarkStart w:id="23" w:name="_bookmark4"/>
      <w:bookmarkEnd w:id="23"/>
      <w:r>
        <w:rPr>
          <w:w w:val="105"/>
        </w:rPr>
        <w:t>Table</w:t>
      </w:r>
      <w:r>
        <w:rPr>
          <w:spacing w:val="14"/>
          <w:w w:val="105"/>
        </w:rPr>
        <w:t xml:space="preserve"> </w:t>
      </w:r>
      <w:r>
        <w:rPr>
          <w:w w:val="105"/>
        </w:rPr>
        <w:t>1:</w:t>
      </w:r>
      <w:r>
        <w:rPr>
          <w:spacing w:val="35"/>
          <w:w w:val="105"/>
        </w:rPr>
        <w:t xml:space="preserve"> </w:t>
      </w:r>
      <w:r>
        <w:rPr>
          <w:w w:val="105"/>
        </w:rPr>
        <w:t>Targeted</w:t>
      </w:r>
      <w:r>
        <w:rPr>
          <w:spacing w:val="14"/>
          <w:w w:val="105"/>
        </w:rPr>
        <w:t xml:space="preserve"> </w:t>
      </w:r>
      <w:r>
        <w:rPr>
          <w:w w:val="105"/>
        </w:rPr>
        <w:t>species</w:t>
      </w:r>
      <w:r>
        <w:rPr>
          <w:spacing w:val="14"/>
          <w:w w:val="105"/>
        </w:rPr>
        <w:t xml:space="preserve"> </w:t>
      </w:r>
      <w:r>
        <w:rPr>
          <w:w w:val="105"/>
        </w:rPr>
        <w:t>for</w:t>
      </w:r>
      <w:r>
        <w:rPr>
          <w:spacing w:val="15"/>
          <w:w w:val="105"/>
        </w:rPr>
        <w:t xml:space="preserve"> </w:t>
      </w:r>
      <w:r>
        <w:rPr>
          <w:w w:val="105"/>
        </w:rPr>
        <w:t>Chapter</w:t>
      </w:r>
      <w:r>
        <w:rPr>
          <w:spacing w:val="14"/>
          <w:w w:val="105"/>
        </w:rPr>
        <w:t xml:space="preserve"> </w:t>
      </w:r>
      <w:r>
        <w:rPr>
          <w:w w:val="105"/>
        </w:rPr>
        <w:t>2-</w:t>
      </w:r>
      <w:r>
        <w:rPr>
          <w:spacing w:val="-10"/>
          <w:w w:val="105"/>
        </w:rPr>
        <w:t>3</w:t>
      </w:r>
    </w:p>
    <w:tbl>
      <w:tblPr>
        <w:tblW w:w="0" w:type="auto"/>
        <w:tblInd w:w="1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3074"/>
      </w:tblGrid>
      <w:tr w:rsidR="00A43655" w14:paraId="13FE1D64" w14:textId="77777777">
        <w:trPr>
          <w:trHeight w:val="356"/>
        </w:trPr>
        <w:tc>
          <w:tcPr>
            <w:tcW w:w="3074" w:type="dxa"/>
          </w:tcPr>
          <w:p w14:paraId="541DAC2B" w14:textId="77777777" w:rsidR="00A43655" w:rsidRDefault="003254AF">
            <w:pPr>
              <w:pStyle w:val="TableParagraph"/>
              <w:rPr>
                <w:b/>
                <w:sz w:val="20"/>
              </w:rPr>
            </w:pPr>
            <w:r>
              <w:rPr>
                <w:b/>
                <w:w w:val="120"/>
                <w:sz w:val="20"/>
              </w:rPr>
              <w:t>Tree</w:t>
            </w:r>
            <w:r>
              <w:rPr>
                <w:b/>
                <w:spacing w:val="16"/>
                <w:w w:val="120"/>
                <w:sz w:val="20"/>
              </w:rPr>
              <w:t xml:space="preserve"> </w:t>
            </w:r>
            <w:r>
              <w:rPr>
                <w:b/>
                <w:spacing w:val="-2"/>
                <w:w w:val="120"/>
                <w:sz w:val="20"/>
              </w:rPr>
              <w:t>species</w:t>
            </w:r>
          </w:p>
        </w:tc>
        <w:tc>
          <w:tcPr>
            <w:tcW w:w="3074" w:type="dxa"/>
          </w:tcPr>
          <w:p w14:paraId="1162BD20" w14:textId="77777777" w:rsidR="00A43655" w:rsidRDefault="003254AF">
            <w:pPr>
              <w:pStyle w:val="TableParagraph"/>
              <w:rPr>
                <w:b/>
                <w:sz w:val="20"/>
              </w:rPr>
            </w:pPr>
            <w:r>
              <w:rPr>
                <w:b/>
                <w:w w:val="115"/>
                <w:sz w:val="20"/>
              </w:rPr>
              <w:t>Common</w:t>
            </w:r>
            <w:r>
              <w:rPr>
                <w:b/>
                <w:spacing w:val="54"/>
                <w:w w:val="115"/>
                <w:sz w:val="20"/>
              </w:rPr>
              <w:t xml:space="preserve"> </w:t>
            </w:r>
            <w:r>
              <w:rPr>
                <w:b/>
                <w:spacing w:val="-4"/>
                <w:w w:val="115"/>
                <w:sz w:val="20"/>
              </w:rPr>
              <w:t>name</w:t>
            </w:r>
          </w:p>
        </w:tc>
      </w:tr>
      <w:tr w:rsidR="00A43655" w14:paraId="3745871D" w14:textId="77777777">
        <w:trPr>
          <w:trHeight w:val="356"/>
        </w:trPr>
        <w:tc>
          <w:tcPr>
            <w:tcW w:w="3074" w:type="dxa"/>
          </w:tcPr>
          <w:p w14:paraId="16BA319D" w14:textId="77777777" w:rsidR="00A43655" w:rsidRDefault="003254AF">
            <w:pPr>
              <w:pStyle w:val="TableParagraph"/>
              <w:rPr>
                <w:i/>
                <w:sz w:val="20"/>
              </w:rPr>
            </w:pPr>
            <w:r>
              <w:rPr>
                <w:i/>
                <w:w w:val="105"/>
                <w:sz w:val="20"/>
              </w:rPr>
              <w:t>Abies</w:t>
            </w:r>
            <w:r>
              <w:rPr>
                <w:i/>
                <w:spacing w:val="30"/>
                <w:w w:val="105"/>
                <w:sz w:val="20"/>
              </w:rPr>
              <w:t xml:space="preserve"> </w:t>
            </w:r>
            <w:r>
              <w:rPr>
                <w:i/>
                <w:spacing w:val="-2"/>
                <w:w w:val="105"/>
                <w:sz w:val="20"/>
              </w:rPr>
              <w:t>amabilis</w:t>
            </w:r>
          </w:p>
        </w:tc>
        <w:tc>
          <w:tcPr>
            <w:tcW w:w="3074" w:type="dxa"/>
          </w:tcPr>
          <w:p w14:paraId="000E14ED" w14:textId="77777777" w:rsidR="00A43655" w:rsidRDefault="003254AF">
            <w:pPr>
              <w:pStyle w:val="TableParagraph"/>
              <w:rPr>
                <w:sz w:val="20"/>
              </w:rPr>
            </w:pPr>
            <w:r>
              <w:rPr>
                <w:w w:val="105"/>
                <w:sz w:val="20"/>
              </w:rPr>
              <w:t>Pacific</w:t>
            </w:r>
            <w:r>
              <w:rPr>
                <w:spacing w:val="29"/>
                <w:w w:val="105"/>
                <w:sz w:val="20"/>
              </w:rPr>
              <w:t xml:space="preserve"> </w:t>
            </w:r>
            <w:r>
              <w:rPr>
                <w:w w:val="105"/>
                <w:sz w:val="20"/>
              </w:rPr>
              <w:t>silver</w:t>
            </w:r>
            <w:r>
              <w:rPr>
                <w:spacing w:val="29"/>
                <w:w w:val="105"/>
                <w:sz w:val="20"/>
              </w:rPr>
              <w:t xml:space="preserve"> </w:t>
            </w:r>
            <w:r>
              <w:rPr>
                <w:spacing w:val="-5"/>
                <w:w w:val="105"/>
                <w:sz w:val="20"/>
              </w:rPr>
              <w:t>fir</w:t>
            </w:r>
          </w:p>
        </w:tc>
      </w:tr>
      <w:tr w:rsidR="00A43655" w14:paraId="6F2FE529" w14:textId="77777777">
        <w:trPr>
          <w:trHeight w:val="356"/>
        </w:trPr>
        <w:tc>
          <w:tcPr>
            <w:tcW w:w="3074" w:type="dxa"/>
          </w:tcPr>
          <w:p w14:paraId="015D342A" w14:textId="77777777" w:rsidR="00A43655" w:rsidRDefault="003254AF">
            <w:pPr>
              <w:pStyle w:val="TableParagraph"/>
              <w:rPr>
                <w:i/>
                <w:sz w:val="20"/>
              </w:rPr>
            </w:pPr>
            <w:r>
              <w:rPr>
                <w:i/>
                <w:sz w:val="20"/>
              </w:rPr>
              <w:t>Pseudotsuga</w:t>
            </w:r>
            <w:r>
              <w:rPr>
                <w:i/>
                <w:spacing w:val="45"/>
                <w:sz w:val="20"/>
              </w:rPr>
              <w:t xml:space="preserve"> </w:t>
            </w:r>
            <w:proofErr w:type="spellStart"/>
            <w:r>
              <w:rPr>
                <w:i/>
                <w:spacing w:val="-2"/>
                <w:sz w:val="20"/>
              </w:rPr>
              <w:t>menziesii</w:t>
            </w:r>
            <w:proofErr w:type="spellEnd"/>
          </w:p>
        </w:tc>
        <w:tc>
          <w:tcPr>
            <w:tcW w:w="3074" w:type="dxa"/>
          </w:tcPr>
          <w:p w14:paraId="6FA6DB17" w14:textId="4946EBE6" w:rsidR="00A43655" w:rsidRDefault="003254AF">
            <w:pPr>
              <w:pStyle w:val="TableParagraph"/>
              <w:rPr>
                <w:sz w:val="20"/>
              </w:rPr>
            </w:pPr>
            <w:r>
              <w:rPr>
                <w:w w:val="105"/>
                <w:sz w:val="20"/>
              </w:rPr>
              <w:t>Douglas</w:t>
            </w:r>
            <w:ins w:id="24" w:author="Aitken, Sally" w:date="2025-06-10T20:35:00Z" w16du:dateUtc="2025-06-11T03:35:00Z">
              <w:r w:rsidR="003E56F1">
                <w:rPr>
                  <w:spacing w:val="31"/>
                  <w:w w:val="105"/>
                  <w:sz w:val="20"/>
                </w:rPr>
                <w:t>-</w:t>
              </w:r>
            </w:ins>
            <w:del w:id="25" w:author="Aitken, Sally" w:date="2025-06-10T20:35:00Z" w16du:dateUtc="2025-06-11T03:35:00Z">
              <w:r w:rsidDel="003E56F1">
                <w:rPr>
                  <w:spacing w:val="31"/>
                  <w:w w:val="105"/>
                  <w:sz w:val="20"/>
                </w:rPr>
                <w:delText xml:space="preserve"> </w:delText>
              </w:r>
            </w:del>
            <w:r>
              <w:rPr>
                <w:spacing w:val="-5"/>
                <w:w w:val="105"/>
                <w:sz w:val="20"/>
              </w:rPr>
              <w:t>fir</w:t>
            </w:r>
          </w:p>
        </w:tc>
      </w:tr>
      <w:tr w:rsidR="00A43655" w14:paraId="7495D193" w14:textId="77777777">
        <w:trPr>
          <w:trHeight w:val="356"/>
        </w:trPr>
        <w:tc>
          <w:tcPr>
            <w:tcW w:w="3074" w:type="dxa"/>
          </w:tcPr>
          <w:p w14:paraId="1B77392D" w14:textId="77777777" w:rsidR="00A43655" w:rsidRDefault="003254AF">
            <w:pPr>
              <w:pStyle w:val="TableParagraph"/>
              <w:rPr>
                <w:i/>
                <w:sz w:val="20"/>
              </w:rPr>
            </w:pPr>
            <w:r>
              <w:rPr>
                <w:i/>
                <w:w w:val="105"/>
                <w:sz w:val="20"/>
              </w:rPr>
              <w:t>Tsuga</w:t>
            </w:r>
            <w:r>
              <w:rPr>
                <w:i/>
                <w:spacing w:val="37"/>
                <w:w w:val="105"/>
                <w:sz w:val="20"/>
              </w:rPr>
              <w:t xml:space="preserve"> </w:t>
            </w:r>
            <w:r>
              <w:rPr>
                <w:i/>
                <w:spacing w:val="-2"/>
                <w:w w:val="105"/>
                <w:sz w:val="20"/>
              </w:rPr>
              <w:t>heterophylla</w:t>
            </w:r>
          </w:p>
        </w:tc>
        <w:tc>
          <w:tcPr>
            <w:tcW w:w="3074" w:type="dxa"/>
          </w:tcPr>
          <w:p w14:paraId="47D940C0" w14:textId="77777777" w:rsidR="00A43655" w:rsidRDefault="003254AF">
            <w:pPr>
              <w:pStyle w:val="TableParagraph"/>
              <w:rPr>
                <w:sz w:val="20"/>
              </w:rPr>
            </w:pPr>
            <w:r>
              <w:rPr>
                <w:sz w:val="20"/>
              </w:rPr>
              <w:t>Western</w:t>
            </w:r>
            <w:r>
              <w:rPr>
                <w:spacing w:val="30"/>
                <w:sz w:val="20"/>
              </w:rPr>
              <w:t xml:space="preserve"> </w:t>
            </w:r>
            <w:r>
              <w:rPr>
                <w:spacing w:val="-2"/>
                <w:sz w:val="20"/>
              </w:rPr>
              <w:t>hemlock</w:t>
            </w:r>
          </w:p>
        </w:tc>
      </w:tr>
      <w:tr w:rsidR="00A43655" w14:paraId="2881DB81" w14:textId="77777777">
        <w:trPr>
          <w:trHeight w:val="356"/>
        </w:trPr>
        <w:tc>
          <w:tcPr>
            <w:tcW w:w="3074" w:type="dxa"/>
          </w:tcPr>
          <w:p w14:paraId="3295EDB6" w14:textId="77777777" w:rsidR="00A43655" w:rsidRDefault="003254AF">
            <w:pPr>
              <w:pStyle w:val="TableParagraph"/>
              <w:rPr>
                <w:i/>
                <w:sz w:val="20"/>
              </w:rPr>
            </w:pPr>
            <w:r>
              <w:rPr>
                <w:i/>
                <w:w w:val="105"/>
                <w:sz w:val="20"/>
              </w:rPr>
              <w:t>Tsuga</w:t>
            </w:r>
            <w:r>
              <w:rPr>
                <w:i/>
                <w:spacing w:val="37"/>
                <w:w w:val="105"/>
                <w:sz w:val="20"/>
              </w:rPr>
              <w:t xml:space="preserve"> </w:t>
            </w:r>
            <w:proofErr w:type="spellStart"/>
            <w:r>
              <w:rPr>
                <w:i/>
                <w:spacing w:val="-2"/>
                <w:w w:val="105"/>
                <w:sz w:val="20"/>
              </w:rPr>
              <w:t>mertensiana</w:t>
            </w:r>
            <w:proofErr w:type="spellEnd"/>
          </w:p>
        </w:tc>
        <w:tc>
          <w:tcPr>
            <w:tcW w:w="3074" w:type="dxa"/>
          </w:tcPr>
          <w:p w14:paraId="3CCD3BF4" w14:textId="77777777" w:rsidR="00A43655" w:rsidRDefault="003254AF">
            <w:pPr>
              <w:pStyle w:val="TableParagraph"/>
              <w:rPr>
                <w:sz w:val="20"/>
              </w:rPr>
            </w:pPr>
            <w:r>
              <w:rPr>
                <w:w w:val="105"/>
                <w:sz w:val="20"/>
              </w:rPr>
              <w:t>Mountain</w:t>
            </w:r>
            <w:r>
              <w:rPr>
                <w:spacing w:val="15"/>
                <w:w w:val="105"/>
                <w:sz w:val="20"/>
              </w:rPr>
              <w:t xml:space="preserve"> </w:t>
            </w:r>
            <w:r>
              <w:rPr>
                <w:spacing w:val="-2"/>
                <w:w w:val="105"/>
                <w:sz w:val="20"/>
              </w:rPr>
              <w:t>hemlock</w:t>
            </w:r>
          </w:p>
        </w:tc>
      </w:tr>
      <w:tr w:rsidR="00A43655" w14:paraId="700C0879" w14:textId="77777777">
        <w:trPr>
          <w:trHeight w:val="356"/>
        </w:trPr>
        <w:tc>
          <w:tcPr>
            <w:tcW w:w="3074" w:type="dxa"/>
          </w:tcPr>
          <w:p w14:paraId="18CEB1DE" w14:textId="77777777" w:rsidR="00A43655" w:rsidRDefault="003254AF">
            <w:pPr>
              <w:pStyle w:val="TableParagraph"/>
              <w:rPr>
                <w:i/>
                <w:sz w:val="20"/>
              </w:rPr>
            </w:pPr>
            <w:r>
              <w:rPr>
                <w:i/>
                <w:w w:val="110"/>
                <w:sz w:val="20"/>
              </w:rPr>
              <w:t>Thuja</w:t>
            </w:r>
            <w:r>
              <w:rPr>
                <w:i/>
                <w:spacing w:val="34"/>
                <w:w w:val="110"/>
                <w:sz w:val="20"/>
              </w:rPr>
              <w:t xml:space="preserve"> </w:t>
            </w:r>
            <w:r>
              <w:rPr>
                <w:i/>
                <w:spacing w:val="-2"/>
                <w:w w:val="110"/>
                <w:sz w:val="20"/>
              </w:rPr>
              <w:t>plicata</w:t>
            </w:r>
          </w:p>
        </w:tc>
        <w:tc>
          <w:tcPr>
            <w:tcW w:w="3074" w:type="dxa"/>
          </w:tcPr>
          <w:p w14:paraId="4C8A487F" w14:textId="77777777" w:rsidR="00A43655" w:rsidRDefault="003254AF">
            <w:pPr>
              <w:pStyle w:val="TableParagraph"/>
              <w:rPr>
                <w:sz w:val="20"/>
              </w:rPr>
            </w:pPr>
            <w:r>
              <w:rPr>
                <w:sz w:val="20"/>
              </w:rPr>
              <w:t>Western</w:t>
            </w:r>
            <w:r>
              <w:rPr>
                <w:spacing w:val="30"/>
                <w:sz w:val="20"/>
              </w:rPr>
              <w:t xml:space="preserve"> </w:t>
            </w:r>
            <w:r>
              <w:rPr>
                <w:spacing w:val="-2"/>
                <w:sz w:val="20"/>
              </w:rPr>
              <w:t>redcedar</w:t>
            </w:r>
          </w:p>
        </w:tc>
      </w:tr>
      <w:tr w:rsidR="00A43655" w14:paraId="1D52392C" w14:textId="77777777">
        <w:trPr>
          <w:trHeight w:val="356"/>
        </w:trPr>
        <w:tc>
          <w:tcPr>
            <w:tcW w:w="3074" w:type="dxa"/>
          </w:tcPr>
          <w:p w14:paraId="18AE1015" w14:textId="77777777" w:rsidR="00A43655" w:rsidRDefault="003254AF">
            <w:pPr>
              <w:pStyle w:val="TableParagraph"/>
              <w:rPr>
                <w:i/>
                <w:sz w:val="20"/>
              </w:rPr>
            </w:pPr>
            <w:proofErr w:type="spellStart"/>
            <w:r>
              <w:rPr>
                <w:i/>
                <w:w w:val="105"/>
                <w:sz w:val="20"/>
              </w:rPr>
              <w:t>Callitropsis</w:t>
            </w:r>
            <w:proofErr w:type="spellEnd"/>
            <w:r>
              <w:rPr>
                <w:i/>
                <w:spacing w:val="69"/>
                <w:w w:val="105"/>
                <w:sz w:val="20"/>
              </w:rPr>
              <w:t xml:space="preserve"> </w:t>
            </w:r>
            <w:proofErr w:type="spellStart"/>
            <w:r>
              <w:rPr>
                <w:i/>
                <w:spacing w:val="-2"/>
                <w:w w:val="105"/>
                <w:sz w:val="20"/>
              </w:rPr>
              <w:t>nootkatensis</w:t>
            </w:r>
            <w:proofErr w:type="spellEnd"/>
          </w:p>
        </w:tc>
        <w:tc>
          <w:tcPr>
            <w:tcW w:w="3074" w:type="dxa"/>
          </w:tcPr>
          <w:p w14:paraId="68ABAE7F" w14:textId="77777777" w:rsidR="00A43655" w:rsidRDefault="003254AF">
            <w:pPr>
              <w:pStyle w:val="TableParagraph"/>
              <w:rPr>
                <w:sz w:val="20"/>
              </w:rPr>
            </w:pPr>
            <w:r>
              <w:rPr>
                <w:w w:val="105"/>
                <w:sz w:val="20"/>
              </w:rPr>
              <w:t>Yellow</w:t>
            </w:r>
            <w:r>
              <w:rPr>
                <w:spacing w:val="20"/>
                <w:w w:val="105"/>
                <w:sz w:val="20"/>
              </w:rPr>
              <w:t xml:space="preserve"> </w:t>
            </w:r>
            <w:r>
              <w:rPr>
                <w:spacing w:val="-2"/>
                <w:w w:val="105"/>
                <w:sz w:val="20"/>
              </w:rPr>
              <w:t>cedar</w:t>
            </w:r>
          </w:p>
        </w:tc>
      </w:tr>
    </w:tbl>
    <w:p w14:paraId="76680A33" w14:textId="77777777" w:rsidR="00A43655" w:rsidRDefault="00A43655">
      <w:pPr>
        <w:pStyle w:val="BodyText"/>
        <w:spacing w:before="233"/>
      </w:pPr>
    </w:p>
    <w:p w14:paraId="105C2FBB" w14:textId="77777777" w:rsidR="00A43655" w:rsidRDefault="003254AF">
      <w:pPr>
        <w:pStyle w:val="BodyText"/>
        <w:spacing w:line="362" w:lineRule="auto"/>
        <w:ind w:left="689" w:right="140" w:hanging="219"/>
        <w:jc w:val="both"/>
      </w:pPr>
      <w:r>
        <w:rPr>
          <w:w w:val="105"/>
        </w:rPr>
        <w:t>–</w:t>
      </w:r>
      <w:r>
        <w:rPr>
          <w:spacing w:val="40"/>
          <w:w w:val="105"/>
        </w:rPr>
        <w:t xml:space="preserve"> </w:t>
      </w:r>
      <w:r>
        <w:rPr>
          <w:b/>
          <w:w w:val="105"/>
        </w:rPr>
        <w:t>Tree growth data:</w:t>
      </w:r>
      <w:r>
        <w:rPr>
          <w:b/>
          <w:spacing w:val="40"/>
          <w:w w:val="105"/>
        </w:rPr>
        <w:t xml:space="preserve"> </w:t>
      </w:r>
      <w:r>
        <w:rPr>
          <w:w w:val="105"/>
        </w:rPr>
        <w:t xml:space="preserve">To assess the historical growth of individual trees, </w:t>
      </w:r>
      <w:r>
        <w:rPr>
          <w:w w:val="115"/>
        </w:rPr>
        <w:t xml:space="preserve">I </w:t>
      </w:r>
      <w:r>
        <w:rPr>
          <w:w w:val="105"/>
        </w:rPr>
        <w:t xml:space="preserve">will collect cores from targeted species in Table </w:t>
      </w:r>
      <w:hyperlink w:anchor="_bookmark4" w:history="1">
        <w:r w:rsidR="00A43655">
          <w:rPr>
            <w:w w:val="105"/>
          </w:rPr>
          <w:t>1</w:t>
        </w:r>
      </w:hyperlink>
      <w:r>
        <w:rPr>
          <w:w w:val="105"/>
        </w:rPr>
        <w:t xml:space="preserve"> in each stand with long-term seed data.</w:t>
      </w:r>
      <w:r>
        <w:rPr>
          <w:spacing w:val="40"/>
          <w:w w:val="105"/>
        </w:rPr>
        <w:t xml:space="preserve"> </w:t>
      </w:r>
      <w:r>
        <w:rPr>
          <w:w w:val="105"/>
        </w:rPr>
        <w:t>Within each stand, there are at least two targeted species, and each species appears in at least four stands.</w:t>
      </w:r>
      <w:r>
        <w:rPr>
          <w:spacing w:val="53"/>
          <w:w w:val="115"/>
        </w:rPr>
        <w:t xml:space="preserve"> </w:t>
      </w:r>
      <w:r>
        <w:rPr>
          <w:w w:val="115"/>
        </w:rPr>
        <w:t>I</w:t>
      </w:r>
      <w:r>
        <w:rPr>
          <w:spacing w:val="15"/>
          <w:w w:val="115"/>
        </w:rPr>
        <w:t xml:space="preserve"> </w:t>
      </w:r>
      <w:r>
        <w:rPr>
          <w:w w:val="105"/>
        </w:rPr>
        <w:t>plan</w:t>
      </w:r>
      <w:r>
        <w:rPr>
          <w:spacing w:val="20"/>
          <w:w w:val="105"/>
        </w:rPr>
        <w:t xml:space="preserve"> </w:t>
      </w:r>
      <w:r>
        <w:rPr>
          <w:w w:val="105"/>
        </w:rPr>
        <w:t>to</w:t>
      </w:r>
      <w:r>
        <w:rPr>
          <w:spacing w:val="19"/>
          <w:w w:val="105"/>
        </w:rPr>
        <w:t xml:space="preserve"> </w:t>
      </w:r>
      <w:r>
        <w:rPr>
          <w:w w:val="105"/>
        </w:rPr>
        <w:t>collect</w:t>
      </w:r>
      <w:r>
        <w:rPr>
          <w:spacing w:val="20"/>
          <w:w w:val="105"/>
        </w:rPr>
        <w:t xml:space="preserve"> </w:t>
      </w:r>
      <w:r>
        <w:rPr>
          <w:w w:val="105"/>
        </w:rPr>
        <w:t>tree</w:t>
      </w:r>
      <w:r>
        <w:rPr>
          <w:spacing w:val="20"/>
          <w:w w:val="105"/>
        </w:rPr>
        <w:t xml:space="preserve"> </w:t>
      </w:r>
      <w:r>
        <w:rPr>
          <w:w w:val="105"/>
        </w:rPr>
        <w:t>cores</w:t>
      </w:r>
      <w:r>
        <w:rPr>
          <w:spacing w:val="20"/>
          <w:w w:val="105"/>
        </w:rPr>
        <w:t xml:space="preserve"> </w:t>
      </w:r>
      <w:r>
        <w:rPr>
          <w:w w:val="105"/>
        </w:rPr>
        <w:t>from</w:t>
      </w:r>
      <w:r>
        <w:rPr>
          <w:spacing w:val="19"/>
          <w:w w:val="105"/>
        </w:rPr>
        <w:t xml:space="preserve"> </w:t>
      </w:r>
      <w:r>
        <w:rPr>
          <w:w w:val="105"/>
        </w:rPr>
        <w:t>25</w:t>
      </w:r>
      <w:r>
        <w:rPr>
          <w:spacing w:val="20"/>
          <w:w w:val="105"/>
        </w:rPr>
        <w:t xml:space="preserve"> </w:t>
      </w:r>
      <w:r>
        <w:rPr>
          <w:w w:val="105"/>
        </w:rPr>
        <w:t>individuals</w:t>
      </w:r>
      <w:r>
        <w:rPr>
          <w:spacing w:val="20"/>
          <w:w w:val="105"/>
        </w:rPr>
        <w:t xml:space="preserve"> </w:t>
      </w:r>
      <w:r>
        <w:rPr>
          <w:w w:val="105"/>
        </w:rPr>
        <w:t>per</w:t>
      </w:r>
      <w:r>
        <w:rPr>
          <w:spacing w:val="20"/>
          <w:w w:val="105"/>
        </w:rPr>
        <w:t xml:space="preserve"> </w:t>
      </w:r>
      <w:r>
        <w:rPr>
          <w:w w:val="105"/>
        </w:rPr>
        <w:t>species</w:t>
      </w:r>
      <w:r>
        <w:rPr>
          <w:spacing w:val="20"/>
          <w:w w:val="105"/>
        </w:rPr>
        <w:t xml:space="preserve"> </w:t>
      </w:r>
      <w:r>
        <w:rPr>
          <w:w w:val="105"/>
        </w:rPr>
        <w:t>per</w:t>
      </w:r>
      <w:r>
        <w:rPr>
          <w:spacing w:val="19"/>
          <w:w w:val="105"/>
        </w:rPr>
        <w:t xml:space="preserve"> </w:t>
      </w:r>
      <w:r>
        <w:rPr>
          <w:w w:val="105"/>
        </w:rPr>
        <w:t>stand,</w:t>
      </w:r>
      <w:r>
        <w:rPr>
          <w:spacing w:val="22"/>
          <w:w w:val="105"/>
        </w:rPr>
        <w:t xml:space="preserve"> </w:t>
      </w:r>
      <w:r>
        <w:rPr>
          <w:w w:val="105"/>
        </w:rPr>
        <w:t>covering</w:t>
      </w:r>
      <w:r>
        <w:rPr>
          <w:spacing w:val="20"/>
          <w:w w:val="105"/>
        </w:rPr>
        <w:t xml:space="preserve"> </w:t>
      </w:r>
      <w:r>
        <w:rPr>
          <w:spacing w:val="-10"/>
          <w:w w:val="105"/>
        </w:rPr>
        <w:t>a</w:t>
      </w:r>
    </w:p>
    <w:p w14:paraId="3B9FCD4F" w14:textId="77777777" w:rsidR="00A43655" w:rsidRDefault="00A43655">
      <w:pPr>
        <w:pStyle w:val="BodyText"/>
        <w:spacing w:line="362" w:lineRule="auto"/>
        <w:jc w:val="both"/>
        <w:sectPr w:rsidR="00A43655">
          <w:pgSz w:w="12240" w:h="15840"/>
          <w:pgMar w:top="1560" w:right="1440" w:bottom="1000" w:left="1440" w:header="0" w:footer="806" w:gutter="0"/>
          <w:cols w:space="720"/>
        </w:sectPr>
      </w:pPr>
    </w:p>
    <w:p w14:paraId="7C942843" w14:textId="77777777" w:rsidR="00A43655" w:rsidRDefault="003254AF">
      <w:pPr>
        <w:pStyle w:val="BodyText"/>
        <w:spacing w:before="29" w:line="362" w:lineRule="auto"/>
        <w:ind w:left="689" w:right="140"/>
        <w:jc w:val="both"/>
      </w:pPr>
      <w:r>
        <w:lastRenderedPageBreak/>
        <w:t>size gradient.</w:t>
      </w:r>
      <w:r>
        <w:rPr>
          <w:spacing w:val="40"/>
        </w:rPr>
        <w:t xml:space="preserve"> </w:t>
      </w:r>
      <w:r>
        <w:t xml:space="preserve">To make sure the trees we core are mature enough to reproduce at least 10 </w:t>
      </w:r>
      <w:r>
        <w:rPr>
          <w:w w:val="110"/>
        </w:rPr>
        <w:t>years</w:t>
      </w:r>
      <w:r>
        <w:rPr>
          <w:spacing w:val="-1"/>
          <w:w w:val="110"/>
        </w:rPr>
        <w:t xml:space="preserve"> </w:t>
      </w:r>
      <w:r>
        <w:rPr>
          <w:w w:val="110"/>
        </w:rPr>
        <w:t>ago</w:t>
      </w:r>
      <w:r>
        <w:rPr>
          <w:spacing w:val="-1"/>
          <w:w w:val="110"/>
        </w:rPr>
        <w:t xml:space="preserve"> </w:t>
      </w:r>
      <w:r>
        <w:rPr>
          <w:w w:val="110"/>
        </w:rPr>
        <w:t>to</w:t>
      </w:r>
      <w:r>
        <w:rPr>
          <w:spacing w:val="-1"/>
          <w:w w:val="110"/>
        </w:rPr>
        <w:t xml:space="preserve"> </w:t>
      </w:r>
      <w:r>
        <w:rPr>
          <w:w w:val="110"/>
        </w:rPr>
        <w:t>match</w:t>
      </w:r>
      <w:r>
        <w:rPr>
          <w:spacing w:val="-1"/>
          <w:w w:val="110"/>
        </w:rPr>
        <w:t xml:space="preserve"> </w:t>
      </w:r>
      <w:r>
        <w:rPr>
          <w:w w:val="110"/>
        </w:rPr>
        <w:t>with</w:t>
      </w:r>
      <w:r>
        <w:rPr>
          <w:spacing w:val="-1"/>
          <w:w w:val="110"/>
        </w:rPr>
        <w:t xml:space="preserve"> </w:t>
      </w:r>
      <w:r>
        <w:rPr>
          <w:w w:val="110"/>
        </w:rPr>
        <w:t>seed</w:t>
      </w:r>
      <w:r>
        <w:rPr>
          <w:spacing w:val="-1"/>
          <w:w w:val="110"/>
        </w:rPr>
        <w:t xml:space="preserve"> </w:t>
      </w:r>
      <w:r>
        <w:rPr>
          <w:w w:val="110"/>
        </w:rPr>
        <w:t>trap</w:t>
      </w:r>
      <w:r>
        <w:rPr>
          <w:spacing w:val="-1"/>
          <w:w w:val="110"/>
        </w:rPr>
        <w:t xml:space="preserve"> </w:t>
      </w:r>
      <w:r>
        <w:rPr>
          <w:w w:val="110"/>
        </w:rPr>
        <w:t>time</w:t>
      </w:r>
      <w:r>
        <w:rPr>
          <w:spacing w:val="-1"/>
          <w:w w:val="110"/>
        </w:rPr>
        <w:t xml:space="preserve"> </w:t>
      </w:r>
      <w:r>
        <w:rPr>
          <w:w w:val="110"/>
        </w:rPr>
        <w:t>window, I</w:t>
      </w:r>
      <w:r>
        <w:rPr>
          <w:spacing w:val="-1"/>
          <w:w w:val="110"/>
        </w:rPr>
        <w:t xml:space="preserve"> </w:t>
      </w:r>
      <w:r>
        <w:rPr>
          <w:w w:val="110"/>
        </w:rPr>
        <w:t>will</w:t>
      </w:r>
      <w:r>
        <w:rPr>
          <w:spacing w:val="-1"/>
          <w:w w:val="110"/>
        </w:rPr>
        <w:t xml:space="preserve"> </w:t>
      </w:r>
      <w:r>
        <w:rPr>
          <w:w w:val="110"/>
        </w:rPr>
        <w:t>only</w:t>
      </w:r>
      <w:r>
        <w:rPr>
          <w:spacing w:val="-1"/>
          <w:w w:val="110"/>
        </w:rPr>
        <w:t xml:space="preserve"> </w:t>
      </w:r>
      <w:r>
        <w:rPr>
          <w:w w:val="110"/>
        </w:rPr>
        <w:t>collect</w:t>
      </w:r>
      <w:r>
        <w:rPr>
          <w:spacing w:val="-1"/>
          <w:w w:val="110"/>
        </w:rPr>
        <w:t xml:space="preserve"> </w:t>
      </w:r>
      <w:r>
        <w:rPr>
          <w:w w:val="110"/>
        </w:rPr>
        <w:t>from</w:t>
      </w:r>
      <w:r>
        <w:rPr>
          <w:spacing w:val="-1"/>
          <w:w w:val="110"/>
        </w:rPr>
        <w:t xml:space="preserve"> </w:t>
      </w:r>
      <w:r>
        <w:rPr>
          <w:w w:val="110"/>
        </w:rPr>
        <w:t>trees</w:t>
      </w:r>
      <w:r>
        <w:rPr>
          <w:spacing w:val="-1"/>
          <w:w w:val="110"/>
        </w:rPr>
        <w:t xml:space="preserve"> </w:t>
      </w:r>
      <w:r>
        <w:rPr>
          <w:w w:val="110"/>
        </w:rPr>
        <w:t>with</w:t>
      </w:r>
      <w:r>
        <w:rPr>
          <w:spacing w:val="-1"/>
          <w:w w:val="110"/>
        </w:rPr>
        <w:t xml:space="preserve"> </w:t>
      </w:r>
      <w:r>
        <w:rPr>
          <w:w w:val="110"/>
        </w:rPr>
        <w:t>DBH greater</w:t>
      </w:r>
      <w:r>
        <w:rPr>
          <w:spacing w:val="-4"/>
          <w:w w:val="110"/>
        </w:rPr>
        <w:t xml:space="preserve"> </w:t>
      </w:r>
      <w:r>
        <w:rPr>
          <w:w w:val="110"/>
        </w:rPr>
        <w:t>than</w:t>
      </w:r>
      <w:r>
        <w:rPr>
          <w:spacing w:val="-4"/>
          <w:w w:val="110"/>
        </w:rPr>
        <w:t xml:space="preserve"> </w:t>
      </w:r>
      <w:r>
        <w:rPr>
          <w:w w:val="110"/>
        </w:rPr>
        <w:t>25</w:t>
      </w:r>
      <w:r>
        <w:rPr>
          <w:spacing w:val="-4"/>
          <w:w w:val="110"/>
        </w:rPr>
        <w:t xml:space="preserve"> </w:t>
      </w:r>
      <w:r>
        <w:rPr>
          <w:w w:val="110"/>
        </w:rPr>
        <w:t>cm.</w:t>
      </w:r>
      <w:r>
        <w:rPr>
          <w:spacing w:val="17"/>
          <w:w w:val="110"/>
        </w:rPr>
        <w:t xml:space="preserve"> </w:t>
      </w:r>
      <w:r>
        <w:rPr>
          <w:w w:val="110"/>
        </w:rPr>
        <w:t>Additionally,</w:t>
      </w:r>
      <w:r>
        <w:rPr>
          <w:spacing w:val="-3"/>
          <w:w w:val="110"/>
        </w:rPr>
        <w:t xml:space="preserve"> </w:t>
      </w:r>
      <w:r>
        <w:rPr>
          <w:w w:val="110"/>
        </w:rPr>
        <w:t>I</w:t>
      </w:r>
      <w:r>
        <w:rPr>
          <w:spacing w:val="-4"/>
          <w:w w:val="110"/>
        </w:rPr>
        <w:t xml:space="preserve"> </w:t>
      </w:r>
      <w:r>
        <w:rPr>
          <w:w w:val="110"/>
        </w:rPr>
        <w:t>will</w:t>
      </w:r>
      <w:r>
        <w:rPr>
          <w:spacing w:val="-4"/>
          <w:w w:val="110"/>
        </w:rPr>
        <w:t xml:space="preserve"> </w:t>
      </w:r>
      <w:r>
        <w:rPr>
          <w:w w:val="110"/>
        </w:rPr>
        <w:t>prioritize</w:t>
      </w:r>
      <w:r>
        <w:rPr>
          <w:spacing w:val="-4"/>
          <w:w w:val="110"/>
        </w:rPr>
        <w:t xml:space="preserve"> </w:t>
      </w:r>
      <w:r>
        <w:rPr>
          <w:w w:val="110"/>
        </w:rPr>
        <w:t>individuals</w:t>
      </w:r>
      <w:r>
        <w:rPr>
          <w:spacing w:val="-4"/>
          <w:w w:val="110"/>
        </w:rPr>
        <w:t xml:space="preserve"> </w:t>
      </w:r>
      <w:r>
        <w:rPr>
          <w:w w:val="110"/>
        </w:rPr>
        <w:t>that</w:t>
      </w:r>
      <w:r>
        <w:rPr>
          <w:spacing w:val="-4"/>
          <w:w w:val="110"/>
        </w:rPr>
        <w:t xml:space="preserve"> </w:t>
      </w:r>
      <w:r>
        <w:rPr>
          <w:w w:val="110"/>
        </w:rPr>
        <w:t>are</w:t>
      </w:r>
      <w:r>
        <w:rPr>
          <w:spacing w:val="-4"/>
          <w:w w:val="110"/>
        </w:rPr>
        <w:t xml:space="preserve"> </w:t>
      </w:r>
      <w:r>
        <w:rPr>
          <w:w w:val="110"/>
        </w:rPr>
        <w:t>close</w:t>
      </w:r>
      <w:r>
        <w:rPr>
          <w:spacing w:val="-4"/>
          <w:w w:val="110"/>
        </w:rPr>
        <w:t xml:space="preserve"> </w:t>
      </w:r>
      <w:r>
        <w:rPr>
          <w:w w:val="110"/>
        </w:rPr>
        <w:t>to</w:t>
      </w:r>
      <w:r>
        <w:rPr>
          <w:spacing w:val="-4"/>
          <w:w w:val="110"/>
        </w:rPr>
        <w:t xml:space="preserve"> </w:t>
      </w:r>
      <w:r>
        <w:rPr>
          <w:w w:val="110"/>
        </w:rPr>
        <w:t>seed</w:t>
      </w:r>
      <w:r>
        <w:rPr>
          <w:spacing w:val="-4"/>
          <w:w w:val="110"/>
        </w:rPr>
        <w:t xml:space="preserve"> </w:t>
      </w:r>
      <w:r>
        <w:rPr>
          <w:w w:val="110"/>
        </w:rPr>
        <w:t xml:space="preserve">traps </w:t>
      </w:r>
      <w:r>
        <w:t>to better correlate with seed data.</w:t>
      </w:r>
      <w:r>
        <w:rPr>
          <w:spacing w:val="40"/>
        </w:rPr>
        <w:t xml:space="preserve"> </w:t>
      </w:r>
      <w:r>
        <w:t>I will core trees at breast height using increment borers, taking</w:t>
      </w:r>
      <w:r>
        <w:rPr>
          <w:spacing w:val="22"/>
        </w:rPr>
        <w:t xml:space="preserve"> </w:t>
      </w:r>
      <w:r>
        <w:t>two</w:t>
      </w:r>
      <w:r>
        <w:rPr>
          <w:spacing w:val="22"/>
        </w:rPr>
        <w:t xml:space="preserve"> </w:t>
      </w:r>
      <w:r>
        <w:t>tree</w:t>
      </w:r>
      <w:r>
        <w:rPr>
          <w:spacing w:val="24"/>
        </w:rPr>
        <w:t xml:space="preserve"> </w:t>
      </w:r>
      <w:r>
        <w:t>cores</w:t>
      </w:r>
      <w:r>
        <w:rPr>
          <w:spacing w:val="24"/>
        </w:rPr>
        <w:t xml:space="preserve"> </w:t>
      </w:r>
      <w:r>
        <w:t>from</w:t>
      </w:r>
      <w:r>
        <w:rPr>
          <w:spacing w:val="24"/>
        </w:rPr>
        <w:t xml:space="preserve"> </w:t>
      </w:r>
      <w:r>
        <w:t>the</w:t>
      </w:r>
      <w:r>
        <w:rPr>
          <w:spacing w:val="24"/>
        </w:rPr>
        <w:t xml:space="preserve"> </w:t>
      </w:r>
      <w:r>
        <w:t>opposite</w:t>
      </w:r>
      <w:r>
        <w:rPr>
          <w:spacing w:val="24"/>
        </w:rPr>
        <w:t xml:space="preserve"> </w:t>
      </w:r>
      <w:r>
        <w:t>sides</w:t>
      </w:r>
      <w:r>
        <w:rPr>
          <w:spacing w:val="24"/>
        </w:rPr>
        <w:t xml:space="preserve"> </w:t>
      </w:r>
      <w:r>
        <w:t>of</w:t>
      </w:r>
      <w:r>
        <w:rPr>
          <w:spacing w:val="24"/>
        </w:rPr>
        <w:t xml:space="preserve"> </w:t>
      </w:r>
      <w:r>
        <w:t>the</w:t>
      </w:r>
      <w:r>
        <w:rPr>
          <w:spacing w:val="24"/>
        </w:rPr>
        <w:t xml:space="preserve"> </w:t>
      </w:r>
      <w:r>
        <w:t>tree</w:t>
      </w:r>
      <w:r>
        <w:rPr>
          <w:spacing w:val="24"/>
        </w:rPr>
        <w:t xml:space="preserve"> </w:t>
      </w:r>
      <w:r>
        <w:t>while</w:t>
      </w:r>
      <w:r>
        <w:rPr>
          <w:spacing w:val="24"/>
        </w:rPr>
        <w:t xml:space="preserve"> </w:t>
      </w:r>
      <w:r>
        <w:t>avoiding</w:t>
      </w:r>
      <w:r>
        <w:rPr>
          <w:spacing w:val="22"/>
        </w:rPr>
        <w:t xml:space="preserve"> </w:t>
      </w:r>
      <w:r>
        <w:t>slopes.</w:t>
      </w:r>
      <w:r>
        <w:rPr>
          <w:spacing w:val="40"/>
        </w:rPr>
        <w:t xml:space="preserve"> </w:t>
      </w:r>
      <w:r>
        <w:t>To</w:t>
      </w:r>
      <w:r>
        <w:rPr>
          <w:spacing w:val="22"/>
        </w:rPr>
        <w:t xml:space="preserve"> </w:t>
      </w:r>
      <w:r>
        <w:t>account for</w:t>
      </w:r>
      <w:r>
        <w:rPr>
          <w:spacing w:val="28"/>
        </w:rPr>
        <w:t xml:space="preserve"> </w:t>
      </w:r>
      <w:r>
        <w:t>at</w:t>
      </w:r>
      <w:r>
        <w:rPr>
          <w:spacing w:val="28"/>
        </w:rPr>
        <w:t xml:space="preserve"> </w:t>
      </w:r>
      <w:r>
        <w:t>least</w:t>
      </w:r>
      <w:r>
        <w:rPr>
          <w:spacing w:val="26"/>
        </w:rPr>
        <w:t xml:space="preserve"> </w:t>
      </w:r>
      <w:r>
        <w:t>15</w:t>
      </w:r>
      <w:r>
        <w:rPr>
          <w:spacing w:val="26"/>
        </w:rPr>
        <w:t xml:space="preserve"> </w:t>
      </w:r>
      <w:r>
        <w:t>years</w:t>
      </w:r>
      <w:r>
        <w:rPr>
          <w:spacing w:val="26"/>
        </w:rPr>
        <w:t xml:space="preserve"> </w:t>
      </w:r>
      <w:r>
        <w:t>of</w:t>
      </w:r>
      <w:r>
        <w:rPr>
          <w:spacing w:val="28"/>
        </w:rPr>
        <w:t xml:space="preserve"> </w:t>
      </w:r>
      <w:r>
        <w:t>growth</w:t>
      </w:r>
      <w:r>
        <w:rPr>
          <w:spacing w:val="28"/>
        </w:rPr>
        <w:t xml:space="preserve"> </w:t>
      </w:r>
      <w:r>
        <w:t>and</w:t>
      </w:r>
      <w:r>
        <w:rPr>
          <w:spacing w:val="28"/>
        </w:rPr>
        <w:t xml:space="preserve"> </w:t>
      </w:r>
      <w:r>
        <w:t>for</w:t>
      </w:r>
      <w:r>
        <w:rPr>
          <w:spacing w:val="28"/>
        </w:rPr>
        <w:t xml:space="preserve"> </w:t>
      </w:r>
      <w:r>
        <w:t>cross-dating</w:t>
      </w:r>
      <w:r>
        <w:rPr>
          <w:spacing w:val="26"/>
        </w:rPr>
        <w:t xml:space="preserve"> </w:t>
      </w:r>
      <w:r>
        <w:t>purposes,</w:t>
      </w:r>
      <w:r>
        <w:rPr>
          <w:spacing w:val="29"/>
        </w:rPr>
        <w:t xml:space="preserve"> </w:t>
      </w:r>
      <w:r>
        <w:t>I</w:t>
      </w:r>
      <w:r>
        <w:rPr>
          <w:spacing w:val="26"/>
        </w:rPr>
        <w:t xml:space="preserve"> </w:t>
      </w:r>
      <w:r>
        <w:t>will</w:t>
      </w:r>
      <w:r>
        <w:rPr>
          <w:spacing w:val="28"/>
        </w:rPr>
        <w:t xml:space="preserve"> </w:t>
      </w:r>
      <w:r>
        <w:t>collect</w:t>
      </w:r>
      <w:r>
        <w:rPr>
          <w:spacing w:val="28"/>
        </w:rPr>
        <w:t xml:space="preserve"> </w:t>
      </w:r>
      <w:r>
        <w:t>long</w:t>
      </w:r>
      <w:r>
        <w:rPr>
          <w:spacing w:val="26"/>
        </w:rPr>
        <w:t xml:space="preserve"> </w:t>
      </w:r>
      <w:r>
        <w:t>cores</w:t>
      </w:r>
      <w:r>
        <w:rPr>
          <w:spacing w:val="26"/>
        </w:rPr>
        <w:t xml:space="preserve"> </w:t>
      </w:r>
      <w:r>
        <w:t>of</w:t>
      </w:r>
      <w:r>
        <w:rPr>
          <w:spacing w:val="28"/>
        </w:rPr>
        <w:t xml:space="preserve"> </w:t>
      </w:r>
      <w:r>
        <w:t xml:space="preserve">25 </w:t>
      </w:r>
      <w:r>
        <w:rPr>
          <w:w w:val="110"/>
        </w:rPr>
        <w:t>cm from larger trees with a DBH</w:t>
      </w:r>
      <w:r>
        <w:rPr>
          <w:spacing w:val="-1"/>
          <w:w w:val="110"/>
        </w:rPr>
        <w:t xml:space="preserve"> </w:t>
      </w:r>
      <w:r>
        <w:rPr>
          <w:w w:val="110"/>
        </w:rPr>
        <w:t>above 50</w:t>
      </w:r>
      <w:r>
        <w:rPr>
          <w:spacing w:val="-1"/>
          <w:w w:val="110"/>
        </w:rPr>
        <w:t xml:space="preserve"> </w:t>
      </w:r>
      <w:r>
        <w:rPr>
          <w:w w:val="110"/>
        </w:rPr>
        <w:t>cm, while for smaller trees, I</w:t>
      </w:r>
      <w:r>
        <w:rPr>
          <w:spacing w:val="-1"/>
          <w:w w:val="110"/>
        </w:rPr>
        <w:t xml:space="preserve"> </w:t>
      </w:r>
      <w:r>
        <w:rPr>
          <w:w w:val="110"/>
        </w:rPr>
        <w:t>will core to</w:t>
      </w:r>
      <w:r>
        <w:rPr>
          <w:spacing w:val="-1"/>
          <w:w w:val="110"/>
        </w:rPr>
        <w:t xml:space="preserve"> </w:t>
      </w:r>
      <w:r>
        <w:rPr>
          <w:w w:val="110"/>
        </w:rPr>
        <w:t>the center if possible.</w:t>
      </w:r>
    </w:p>
    <w:p w14:paraId="5AD98700" w14:textId="77777777" w:rsidR="00A43655" w:rsidRDefault="00A43655">
      <w:pPr>
        <w:pStyle w:val="BodyText"/>
        <w:spacing w:before="137"/>
      </w:pPr>
    </w:p>
    <w:p w14:paraId="661D0428" w14:textId="77777777" w:rsidR="00A43655" w:rsidRDefault="003254AF">
      <w:pPr>
        <w:pStyle w:val="Heading3"/>
      </w:pPr>
      <w:r>
        <w:rPr>
          <w:w w:val="115"/>
        </w:rPr>
        <w:t>Tree</w:t>
      </w:r>
      <w:r>
        <w:rPr>
          <w:spacing w:val="28"/>
          <w:w w:val="115"/>
        </w:rPr>
        <w:t xml:space="preserve"> </w:t>
      </w:r>
      <w:r>
        <w:rPr>
          <w:w w:val="115"/>
        </w:rPr>
        <w:t>core</w:t>
      </w:r>
      <w:r>
        <w:rPr>
          <w:spacing w:val="29"/>
          <w:w w:val="115"/>
        </w:rPr>
        <w:t xml:space="preserve"> </w:t>
      </w:r>
      <w:r>
        <w:rPr>
          <w:spacing w:val="-2"/>
          <w:w w:val="115"/>
        </w:rPr>
        <w:t>processing</w:t>
      </w:r>
    </w:p>
    <w:p w14:paraId="023567B9" w14:textId="77777777" w:rsidR="00A43655" w:rsidRDefault="003254AF">
      <w:pPr>
        <w:pStyle w:val="BodyText"/>
        <w:spacing w:before="138" w:line="362" w:lineRule="auto"/>
        <w:ind w:left="144" w:right="141"/>
        <w:jc w:val="both"/>
      </w:pPr>
      <w:r>
        <w:rPr>
          <w:w w:val="115"/>
        </w:rPr>
        <w:t xml:space="preserve">I </w:t>
      </w:r>
      <w:r>
        <w:rPr>
          <w:w w:val="105"/>
        </w:rPr>
        <w:t>will prepare the cores for analysis by sanding them with fine grit sandpaper (up to 2000 grit depending on the visibility of rings) to ensure a smooth, clear surface.</w:t>
      </w:r>
      <w:r>
        <w:rPr>
          <w:spacing w:val="33"/>
          <w:w w:val="105"/>
        </w:rPr>
        <w:t xml:space="preserve"> </w:t>
      </w:r>
      <w:r>
        <w:rPr>
          <w:w w:val="105"/>
        </w:rPr>
        <w:t xml:space="preserve">For cores with rings that are difficult to distinguish, </w:t>
      </w:r>
      <w:r>
        <w:rPr>
          <w:w w:val="115"/>
        </w:rPr>
        <w:t xml:space="preserve">I </w:t>
      </w:r>
      <w:r>
        <w:rPr>
          <w:w w:val="105"/>
        </w:rPr>
        <w:t>will use a microtome to further enhance the visibility of the rings, creating a clear surface for better quality.</w:t>
      </w:r>
    </w:p>
    <w:p w14:paraId="55D8DAFB" w14:textId="77777777" w:rsidR="00A43655" w:rsidRDefault="003254AF">
      <w:pPr>
        <w:pStyle w:val="BodyText"/>
        <w:spacing w:before="222" w:line="362" w:lineRule="auto"/>
        <w:ind w:left="144" w:right="140"/>
        <w:jc w:val="both"/>
      </w:pPr>
      <w:r>
        <w:t>After</w:t>
      </w:r>
      <w:r>
        <w:rPr>
          <w:spacing w:val="26"/>
        </w:rPr>
        <w:t xml:space="preserve"> </w:t>
      </w:r>
      <w:r>
        <w:t>preparation,</w:t>
      </w:r>
      <w:r>
        <w:rPr>
          <w:spacing w:val="31"/>
        </w:rPr>
        <w:t xml:space="preserve"> </w:t>
      </w:r>
      <w:r>
        <w:t>I</w:t>
      </w:r>
      <w:r>
        <w:rPr>
          <w:spacing w:val="26"/>
        </w:rPr>
        <w:t xml:space="preserve"> </w:t>
      </w:r>
      <w:r>
        <w:t>will</w:t>
      </w:r>
      <w:r>
        <w:rPr>
          <w:spacing w:val="26"/>
        </w:rPr>
        <w:t xml:space="preserve"> </w:t>
      </w:r>
      <w:r>
        <w:t>scan</w:t>
      </w:r>
      <w:r>
        <w:rPr>
          <w:spacing w:val="26"/>
        </w:rPr>
        <w:t xml:space="preserve"> </w:t>
      </w:r>
      <w:r>
        <w:t>the</w:t>
      </w:r>
      <w:r>
        <w:rPr>
          <w:spacing w:val="26"/>
        </w:rPr>
        <w:t xml:space="preserve"> </w:t>
      </w:r>
      <w:r>
        <w:t>cores</w:t>
      </w:r>
      <w:r>
        <w:rPr>
          <w:spacing w:val="26"/>
        </w:rPr>
        <w:t xml:space="preserve"> </w:t>
      </w:r>
      <w:r>
        <w:t>using</w:t>
      </w:r>
      <w:r>
        <w:rPr>
          <w:spacing w:val="26"/>
        </w:rPr>
        <w:t xml:space="preserve"> </w:t>
      </w:r>
      <w:r>
        <w:t>a</w:t>
      </w:r>
      <w:r>
        <w:rPr>
          <w:spacing w:val="26"/>
        </w:rPr>
        <w:t xml:space="preserve"> </w:t>
      </w:r>
      <w:r>
        <w:t>high-resolution</w:t>
      </w:r>
      <w:r>
        <w:rPr>
          <w:spacing w:val="26"/>
        </w:rPr>
        <w:t xml:space="preserve"> </w:t>
      </w:r>
      <w:r>
        <w:t>camera</w:t>
      </w:r>
      <w:r>
        <w:rPr>
          <w:spacing w:val="26"/>
        </w:rPr>
        <w:t xml:space="preserve"> </w:t>
      </w:r>
      <w:r>
        <w:t>to</w:t>
      </w:r>
      <w:r>
        <w:rPr>
          <w:spacing w:val="26"/>
        </w:rPr>
        <w:t xml:space="preserve"> </w:t>
      </w:r>
      <w:r>
        <w:t>capture</w:t>
      </w:r>
      <w:r>
        <w:rPr>
          <w:spacing w:val="26"/>
        </w:rPr>
        <w:t xml:space="preserve"> </w:t>
      </w:r>
      <w:r>
        <w:t>detailed</w:t>
      </w:r>
      <w:r>
        <w:rPr>
          <w:spacing w:val="26"/>
        </w:rPr>
        <w:t xml:space="preserve"> </w:t>
      </w:r>
      <w:r>
        <w:t xml:space="preserve">images of the growth rings, then I will analyze the images with </w:t>
      </w:r>
      <w:proofErr w:type="spellStart"/>
      <w:r>
        <w:t>CooRecorder</w:t>
      </w:r>
      <w:proofErr w:type="spellEnd"/>
      <w:r>
        <w:t xml:space="preserve">, a software used to measure </w:t>
      </w:r>
      <w:r>
        <w:rPr>
          <w:w w:val="110"/>
        </w:rPr>
        <w:t>tree ring width.</w:t>
      </w:r>
      <w:r>
        <w:rPr>
          <w:spacing w:val="34"/>
          <w:w w:val="110"/>
        </w:rPr>
        <w:t xml:space="preserve"> </w:t>
      </w:r>
      <w:r>
        <w:rPr>
          <w:w w:val="110"/>
        </w:rPr>
        <w:t xml:space="preserve">I will also double check the cross-dating results with COFECHA, a computer </w:t>
      </w:r>
      <w:r>
        <w:t xml:space="preserve">program that assesses the quality of </w:t>
      </w:r>
      <w:proofErr w:type="spellStart"/>
      <w:r>
        <w:t>crossdating</w:t>
      </w:r>
      <w:proofErr w:type="spellEnd"/>
      <w:r>
        <w:t xml:space="preserve"> and measurement accuracy of tree-ring series</w:t>
      </w:r>
      <w:r>
        <w:rPr>
          <w:spacing w:val="40"/>
          <w:w w:val="110"/>
        </w:rPr>
        <w:t xml:space="preserve"> </w:t>
      </w:r>
      <w:hyperlink w:anchor="_bookmark19" w:history="1">
        <w:r w:rsidR="00A43655">
          <w:rPr>
            <w:w w:val="110"/>
          </w:rPr>
          <w:t>(Cook &amp; Kairiukstis,</w:t>
        </w:r>
      </w:hyperlink>
      <w:r>
        <w:rPr>
          <w:w w:val="110"/>
        </w:rPr>
        <w:t xml:space="preserve"> </w:t>
      </w:r>
      <w:hyperlink w:anchor="_bookmark19" w:history="1">
        <w:r w:rsidR="00A43655">
          <w:rPr>
            <w:w w:val="110"/>
          </w:rPr>
          <w:t>2013;</w:t>
        </w:r>
      </w:hyperlink>
      <w:r>
        <w:rPr>
          <w:w w:val="110"/>
        </w:rPr>
        <w:t xml:space="preserve"> </w:t>
      </w:r>
      <w:hyperlink w:anchor="_bookmark64" w:history="1">
        <w:r w:rsidR="00A43655">
          <w:rPr>
            <w:w w:val="110"/>
          </w:rPr>
          <w:t>Speer,</w:t>
        </w:r>
      </w:hyperlink>
      <w:r>
        <w:rPr>
          <w:w w:val="110"/>
        </w:rPr>
        <w:t xml:space="preserve"> </w:t>
      </w:r>
      <w:hyperlink w:anchor="_bookmark64" w:history="1">
        <w:r w:rsidR="00A43655">
          <w:rPr>
            <w:w w:val="110"/>
          </w:rPr>
          <w:t>2010).</w:t>
        </w:r>
      </w:hyperlink>
    </w:p>
    <w:p w14:paraId="7B55A08E" w14:textId="77777777" w:rsidR="00A43655" w:rsidRDefault="003254AF">
      <w:pPr>
        <w:pStyle w:val="Heading3"/>
        <w:spacing w:before="223"/>
      </w:pPr>
      <w:r>
        <w:rPr>
          <w:w w:val="120"/>
        </w:rPr>
        <w:t>Statistical</w:t>
      </w:r>
      <w:r>
        <w:rPr>
          <w:spacing w:val="40"/>
          <w:w w:val="120"/>
        </w:rPr>
        <w:t xml:space="preserve"> </w:t>
      </w:r>
      <w:r>
        <w:rPr>
          <w:spacing w:val="-2"/>
          <w:w w:val="120"/>
        </w:rPr>
        <w:t>analysis</w:t>
      </w:r>
    </w:p>
    <w:p w14:paraId="1EFD6278" w14:textId="77777777" w:rsidR="00A43655" w:rsidRDefault="003254AF">
      <w:pPr>
        <w:pStyle w:val="BodyText"/>
        <w:spacing w:before="138" w:line="362" w:lineRule="auto"/>
        <w:ind w:left="144" w:right="141"/>
        <w:jc w:val="both"/>
      </w:pPr>
      <w:r>
        <w:t xml:space="preserve">My proposed model investigates the trade-offs between growth (radial growth) and reproduction </w:t>
      </w:r>
      <w:r>
        <w:rPr>
          <w:w w:val="110"/>
        </w:rPr>
        <w:t>(seed production).</w:t>
      </w:r>
      <w:r>
        <w:rPr>
          <w:spacing w:val="40"/>
          <w:w w:val="110"/>
        </w:rPr>
        <w:t xml:space="preserve"> </w:t>
      </w:r>
      <w:r>
        <w:rPr>
          <w:w w:val="110"/>
        </w:rPr>
        <w:t>It partially pools species and stands to allow for variation, while sharing information between groups to produce an overall estimate.</w:t>
      </w:r>
      <w:r>
        <w:rPr>
          <w:spacing w:val="40"/>
          <w:w w:val="110"/>
        </w:rPr>
        <w:t xml:space="preserve"> </w:t>
      </w:r>
      <w:r>
        <w:rPr>
          <w:w w:val="110"/>
        </w:rPr>
        <w:t xml:space="preserve">Thus far, I have developed the </w:t>
      </w:r>
      <w:r>
        <w:t>model</w:t>
      </w:r>
      <w:r>
        <w:rPr>
          <w:spacing w:val="35"/>
        </w:rPr>
        <w:t xml:space="preserve"> </w:t>
      </w:r>
      <w:r>
        <w:t>for</w:t>
      </w:r>
      <w:r>
        <w:rPr>
          <w:spacing w:val="35"/>
        </w:rPr>
        <w:t xml:space="preserve"> </w:t>
      </w:r>
      <w:r>
        <w:t>seed</w:t>
      </w:r>
      <w:r>
        <w:rPr>
          <w:spacing w:val="35"/>
        </w:rPr>
        <w:t xml:space="preserve"> </w:t>
      </w:r>
      <w:r>
        <w:t>production</w:t>
      </w:r>
      <w:r>
        <w:rPr>
          <w:spacing w:val="35"/>
        </w:rPr>
        <w:t xml:space="preserve"> </w:t>
      </w:r>
      <w:r>
        <w:t>(below)</w:t>
      </w:r>
      <w:r>
        <w:rPr>
          <w:spacing w:val="35"/>
        </w:rPr>
        <w:t xml:space="preserve"> </w:t>
      </w:r>
      <w:r>
        <w:t>and</w:t>
      </w:r>
      <w:r>
        <w:rPr>
          <w:spacing w:val="35"/>
        </w:rPr>
        <w:t xml:space="preserve"> </w:t>
      </w:r>
      <w:r>
        <w:t>am</w:t>
      </w:r>
      <w:r>
        <w:rPr>
          <w:spacing w:val="35"/>
        </w:rPr>
        <w:t xml:space="preserve"> </w:t>
      </w:r>
      <w:r>
        <w:t>developing</w:t>
      </w:r>
      <w:r>
        <w:rPr>
          <w:spacing w:val="35"/>
        </w:rPr>
        <w:t xml:space="preserve"> </w:t>
      </w:r>
      <w:r>
        <w:t>the</w:t>
      </w:r>
      <w:r>
        <w:rPr>
          <w:spacing w:val="35"/>
        </w:rPr>
        <w:t xml:space="preserve"> </w:t>
      </w:r>
      <w:r>
        <w:t>model</w:t>
      </w:r>
      <w:r>
        <w:rPr>
          <w:spacing w:val="35"/>
        </w:rPr>
        <w:t xml:space="preserve"> </w:t>
      </w:r>
      <w:r>
        <w:t>for</w:t>
      </w:r>
      <w:r>
        <w:rPr>
          <w:spacing w:val="35"/>
        </w:rPr>
        <w:t xml:space="preserve"> </w:t>
      </w:r>
      <w:r>
        <w:t>radial</w:t>
      </w:r>
      <w:r>
        <w:rPr>
          <w:spacing w:val="35"/>
        </w:rPr>
        <w:t xml:space="preserve"> </w:t>
      </w:r>
      <w:r>
        <w:t>growth.</w:t>
      </w:r>
      <w:r>
        <w:rPr>
          <w:spacing w:val="40"/>
        </w:rPr>
        <w:t xml:space="preserve"> </w:t>
      </w:r>
      <w:r>
        <w:t>This</w:t>
      </w:r>
      <w:r>
        <w:rPr>
          <w:spacing w:val="35"/>
        </w:rPr>
        <w:t xml:space="preserve"> </w:t>
      </w:r>
      <w:r>
        <w:t>part</w:t>
      </w:r>
      <w:r>
        <w:rPr>
          <w:spacing w:val="35"/>
        </w:rPr>
        <w:t xml:space="preserve"> </w:t>
      </w:r>
      <w:r>
        <w:t xml:space="preserve">is more complex, as it requires determining an appropriate method for removing size effects at the </w:t>
      </w:r>
      <w:r>
        <w:rPr>
          <w:spacing w:val="-2"/>
          <w:w w:val="110"/>
        </w:rPr>
        <w:t>individual</w:t>
      </w:r>
      <w:r>
        <w:rPr>
          <w:spacing w:val="-6"/>
          <w:w w:val="110"/>
        </w:rPr>
        <w:t xml:space="preserve"> </w:t>
      </w:r>
      <w:r>
        <w:rPr>
          <w:spacing w:val="-2"/>
          <w:w w:val="110"/>
        </w:rPr>
        <w:t>tree</w:t>
      </w:r>
      <w:r>
        <w:rPr>
          <w:spacing w:val="-6"/>
          <w:w w:val="110"/>
        </w:rPr>
        <w:t xml:space="preserve"> </w:t>
      </w:r>
      <w:r>
        <w:rPr>
          <w:spacing w:val="-2"/>
          <w:w w:val="110"/>
        </w:rPr>
        <w:t>level,</w:t>
      </w:r>
      <w:r>
        <w:rPr>
          <w:spacing w:val="-5"/>
          <w:w w:val="110"/>
        </w:rPr>
        <w:t xml:space="preserve"> </w:t>
      </w:r>
      <w:r>
        <w:rPr>
          <w:spacing w:val="-2"/>
          <w:w w:val="110"/>
        </w:rPr>
        <w:t>followed</w:t>
      </w:r>
      <w:r>
        <w:rPr>
          <w:spacing w:val="-6"/>
          <w:w w:val="110"/>
        </w:rPr>
        <w:t xml:space="preserve"> </w:t>
      </w:r>
      <w:r>
        <w:rPr>
          <w:spacing w:val="-2"/>
          <w:w w:val="110"/>
        </w:rPr>
        <w:t>by</w:t>
      </w:r>
      <w:r>
        <w:rPr>
          <w:spacing w:val="-6"/>
          <w:w w:val="110"/>
        </w:rPr>
        <w:t xml:space="preserve"> </w:t>
      </w:r>
      <w:r>
        <w:rPr>
          <w:spacing w:val="-2"/>
          <w:w w:val="110"/>
        </w:rPr>
        <w:t>scaling</w:t>
      </w:r>
      <w:r>
        <w:rPr>
          <w:spacing w:val="-6"/>
          <w:w w:val="110"/>
        </w:rPr>
        <w:t xml:space="preserve"> </w:t>
      </w:r>
      <w:r>
        <w:rPr>
          <w:spacing w:val="-2"/>
          <w:w w:val="110"/>
        </w:rPr>
        <w:t>up</w:t>
      </w:r>
      <w:r>
        <w:rPr>
          <w:spacing w:val="-6"/>
          <w:w w:val="110"/>
        </w:rPr>
        <w:t xml:space="preserve"> </w:t>
      </w:r>
      <w:r>
        <w:rPr>
          <w:spacing w:val="-2"/>
          <w:w w:val="110"/>
        </w:rPr>
        <w:t>to</w:t>
      </w:r>
      <w:r>
        <w:rPr>
          <w:spacing w:val="-6"/>
          <w:w w:val="110"/>
        </w:rPr>
        <w:t xml:space="preserve"> </w:t>
      </w:r>
      <w:r>
        <w:rPr>
          <w:spacing w:val="-2"/>
          <w:w w:val="110"/>
        </w:rPr>
        <w:t>stand-level</w:t>
      </w:r>
      <w:r>
        <w:rPr>
          <w:spacing w:val="-6"/>
          <w:w w:val="110"/>
        </w:rPr>
        <w:t xml:space="preserve"> </w:t>
      </w:r>
      <w:r>
        <w:rPr>
          <w:spacing w:val="-2"/>
          <w:w w:val="110"/>
        </w:rPr>
        <w:t>estimates.</w:t>
      </w:r>
      <w:r>
        <w:rPr>
          <w:spacing w:val="14"/>
          <w:w w:val="110"/>
        </w:rPr>
        <w:t xml:space="preserve"> </w:t>
      </w:r>
      <w:r>
        <w:rPr>
          <w:spacing w:val="-2"/>
          <w:w w:val="110"/>
        </w:rPr>
        <w:t>These</w:t>
      </w:r>
      <w:r>
        <w:rPr>
          <w:spacing w:val="-6"/>
          <w:w w:val="110"/>
        </w:rPr>
        <w:t xml:space="preserve"> </w:t>
      </w:r>
      <w:r>
        <w:rPr>
          <w:spacing w:val="-2"/>
          <w:w w:val="110"/>
        </w:rPr>
        <w:t>estimates</w:t>
      </w:r>
      <w:r>
        <w:rPr>
          <w:spacing w:val="-6"/>
          <w:w w:val="110"/>
        </w:rPr>
        <w:t xml:space="preserve"> </w:t>
      </w:r>
      <w:r>
        <w:rPr>
          <w:spacing w:val="-2"/>
          <w:w w:val="110"/>
        </w:rPr>
        <w:t>will</w:t>
      </w:r>
      <w:r>
        <w:rPr>
          <w:spacing w:val="-6"/>
          <w:w w:val="110"/>
        </w:rPr>
        <w:t xml:space="preserve"> </w:t>
      </w:r>
      <w:r>
        <w:rPr>
          <w:spacing w:val="-2"/>
          <w:w w:val="110"/>
        </w:rPr>
        <w:t xml:space="preserve">then </w:t>
      </w:r>
      <w:r>
        <w:t>inform</w:t>
      </w:r>
      <w:r>
        <w:rPr>
          <w:spacing w:val="25"/>
        </w:rPr>
        <w:t xml:space="preserve"> </w:t>
      </w:r>
      <w:r>
        <w:t>the</w:t>
      </w:r>
      <w:r>
        <w:rPr>
          <w:spacing w:val="25"/>
        </w:rPr>
        <w:t xml:space="preserve"> </w:t>
      </w:r>
      <w:r>
        <w:t>modeling</w:t>
      </w:r>
      <w:r>
        <w:rPr>
          <w:spacing w:val="25"/>
        </w:rPr>
        <w:t xml:space="preserve"> </w:t>
      </w:r>
      <w:r>
        <w:t>of</w:t>
      </w:r>
      <w:r>
        <w:rPr>
          <w:spacing w:val="25"/>
        </w:rPr>
        <w:t xml:space="preserve"> </w:t>
      </w:r>
      <w:r>
        <w:t>the</w:t>
      </w:r>
      <w:r>
        <w:rPr>
          <w:spacing w:val="25"/>
        </w:rPr>
        <w:t xml:space="preserve"> </w:t>
      </w:r>
      <w:r>
        <w:t>relationship</w:t>
      </w:r>
      <w:r>
        <w:rPr>
          <w:spacing w:val="25"/>
        </w:rPr>
        <w:t xml:space="preserve"> </w:t>
      </w:r>
      <w:r>
        <w:t>between</w:t>
      </w:r>
      <w:r>
        <w:rPr>
          <w:spacing w:val="25"/>
        </w:rPr>
        <w:t xml:space="preserve"> </w:t>
      </w:r>
      <w:r>
        <w:t>growth</w:t>
      </w:r>
      <w:r>
        <w:rPr>
          <w:spacing w:val="25"/>
        </w:rPr>
        <w:t xml:space="preserve"> </w:t>
      </w:r>
      <w:r>
        <w:t>and</w:t>
      </w:r>
      <w:r>
        <w:rPr>
          <w:spacing w:val="25"/>
        </w:rPr>
        <w:t xml:space="preserve"> </w:t>
      </w:r>
      <w:r>
        <w:t>reproduction.</w:t>
      </w:r>
      <w:r>
        <w:rPr>
          <w:spacing w:val="40"/>
        </w:rPr>
        <w:t xml:space="preserve"> </w:t>
      </w:r>
      <w:r>
        <w:t>The</w:t>
      </w:r>
      <w:r>
        <w:rPr>
          <w:spacing w:val="25"/>
        </w:rPr>
        <w:t xml:space="preserve"> </w:t>
      </w:r>
      <w:r>
        <w:t>full</w:t>
      </w:r>
      <w:r>
        <w:rPr>
          <w:spacing w:val="25"/>
        </w:rPr>
        <w:t xml:space="preserve"> </w:t>
      </w:r>
      <w:r>
        <w:t xml:space="preserve">development </w:t>
      </w:r>
      <w:r>
        <w:rPr>
          <w:w w:val="110"/>
        </w:rPr>
        <w:t>of this model will be a key part of this chapter.</w:t>
      </w:r>
    </w:p>
    <w:p w14:paraId="79B76B3C" w14:textId="77777777" w:rsidR="00A43655" w:rsidRDefault="003254AF">
      <w:pPr>
        <w:pStyle w:val="Heading3"/>
        <w:spacing w:before="226"/>
      </w:pPr>
      <w:r>
        <w:rPr>
          <w:w w:val="115"/>
        </w:rPr>
        <w:t>Likelihood</w:t>
      </w:r>
      <w:r>
        <w:rPr>
          <w:spacing w:val="39"/>
          <w:w w:val="115"/>
        </w:rPr>
        <w:t xml:space="preserve"> </w:t>
      </w:r>
      <w:r>
        <w:rPr>
          <w:w w:val="115"/>
        </w:rPr>
        <w:t>for</w:t>
      </w:r>
      <w:r>
        <w:rPr>
          <w:spacing w:val="39"/>
          <w:w w:val="115"/>
        </w:rPr>
        <w:t xml:space="preserve"> </w:t>
      </w:r>
      <w:r>
        <w:rPr>
          <w:w w:val="115"/>
        </w:rPr>
        <w:t>Seed</w:t>
      </w:r>
      <w:r>
        <w:rPr>
          <w:spacing w:val="39"/>
          <w:w w:val="115"/>
        </w:rPr>
        <w:t xml:space="preserve"> </w:t>
      </w:r>
      <w:r>
        <w:rPr>
          <w:spacing w:val="-2"/>
          <w:w w:val="115"/>
        </w:rPr>
        <w:t>Production</w:t>
      </w:r>
    </w:p>
    <w:p w14:paraId="0C99CE3E" w14:textId="77777777" w:rsidR="00A43655" w:rsidRDefault="003254AF">
      <w:pPr>
        <w:pStyle w:val="BodyText"/>
        <w:spacing w:before="138"/>
        <w:ind w:left="144"/>
        <w:jc w:val="both"/>
      </w:pPr>
      <w:r>
        <w:rPr>
          <w:w w:val="110"/>
        </w:rPr>
        <w:t>The</w:t>
      </w:r>
      <w:r>
        <w:rPr>
          <w:spacing w:val="20"/>
          <w:w w:val="110"/>
        </w:rPr>
        <w:t xml:space="preserve"> </w:t>
      </w:r>
      <w:r>
        <w:rPr>
          <w:w w:val="110"/>
        </w:rPr>
        <w:t>seed</w:t>
      </w:r>
      <w:r>
        <w:rPr>
          <w:spacing w:val="20"/>
          <w:w w:val="110"/>
        </w:rPr>
        <w:t xml:space="preserve"> </w:t>
      </w:r>
      <w:r>
        <w:rPr>
          <w:w w:val="110"/>
        </w:rPr>
        <w:t>count</w:t>
      </w:r>
      <w:r>
        <w:rPr>
          <w:spacing w:val="21"/>
          <w:w w:val="110"/>
        </w:rPr>
        <w:t xml:space="preserve"> </w:t>
      </w:r>
      <w:r>
        <w:rPr>
          <w:w w:val="110"/>
        </w:rPr>
        <w:t>for</w:t>
      </w:r>
      <w:r>
        <w:rPr>
          <w:spacing w:val="20"/>
          <w:w w:val="110"/>
        </w:rPr>
        <w:t xml:space="preserve"> </w:t>
      </w:r>
      <w:r>
        <w:rPr>
          <w:w w:val="110"/>
        </w:rPr>
        <w:t>a</w:t>
      </w:r>
      <w:r>
        <w:rPr>
          <w:spacing w:val="21"/>
          <w:w w:val="110"/>
        </w:rPr>
        <w:t xml:space="preserve"> </w:t>
      </w:r>
      <w:r>
        <w:rPr>
          <w:w w:val="110"/>
        </w:rPr>
        <w:t>particular</w:t>
      </w:r>
      <w:r>
        <w:rPr>
          <w:spacing w:val="20"/>
          <w:w w:val="110"/>
        </w:rPr>
        <w:t xml:space="preserve"> </w:t>
      </w:r>
      <w:r>
        <w:rPr>
          <w:w w:val="110"/>
        </w:rPr>
        <w:t>stand</w:t>
      </w:r>
      <w:r>
        <w:rPr>
          <w:spacing w:val="20"/>
          <w:w w:val="110"/>
        </w:rPr>
        <w:t xml:space="preserve"> </w:t>
      </w:r>
      <w:r>
        <w:rPr>
          <w:i/>
          <w:w w:val="110"/>
        </w:rPr>
        <w:t>j</w:t>
      </w:r>
      <w:r>
        <w:rPr>
          <w:w w:val="110"/>
        </w:rPr>
        <w:t>,</w:t>
      </w:r>
      <w:r>
        <w:rPr>
          <w:spacing w:val="26"/>
          <w:w w:val="110"/>
        </w:rPr>
        <w:t xml:space="preserve"> </w:t>
      </w:r>
      <w:r>
        <w:rPr>
          <w:w w:val="110"/>
        </w:rPr>
        <w:t>species</w:t>
      </w:r>
      <w:r>
        <w:rPr>
          <w:spacing w:val="21"/>
          <w:w w:val="110"/>
        </w:rPr>
        <w:t xml:space="preserve"> </w:t>
      </w:r>
      <w:proofErr w:type="spellStart"/>
      <w:r>
        <w:rPr>
          <w:i/>
          <w:w w:val="110"/>
        </w:rPr>
        <w:t>sp</w:t>
      </w:r>
      <w:proofErr w:type="spellEnd"/>
      <w:r>
        <w:rPr>
          <w:w w:val="110"/>
        </w:rPr>
        <w:t>,</w:t>
      </w:r>
      <w:r>
        <w:rPr>
          <w:spacing w:val="25"/>
          <w:w w:val="110"/>
        </w:rPr>
        <w:t xml:space="preserve"> </w:t>
      </w:r>
      <w:r>
        <w:rPr>
          <w:w w:val="110"/>
        </w:rPr>
        <w:t>and</w:t>
      </w:r>
      <w:r>
        <w:rPr>
          <w:spacing w:val="21"/>
          <w:w w:val="110"/>
        </w:rPr>
        <w:t xml:space="preserve"> </w:t>
      </w:r>
      <w:r>
        <w:rPr>
          <w:w w:val="110"/>
        </w:rPr>
        <w:t>year</w:t>
      </w:r>
      <w:r>
        <w:rPr>
          <w:spacing w:val="20"/>
          <w:w w:val="110"/>
        </w:rPr>
        <w:t xml:space="preserve"> </w:t>
      </w:r>
      <w:r>
        <w:rPr>
          <w:i/>
          <w:w w:val="110"/>
        </w:rPr>
        <w:t>y</w:t>
      </w:r>
      <w:r>
        <w:rPr>
          <w:i/>
          <w:spacing w:val="26"/>
          <w:w w:val="110"/>
        </w:rPr>
        <w:t xml:space="preserve"> </w:t>
      </w:r>
      <w:r>
        <w:rPr>
          <w:w w:val="110"/>
        </w:rPr>
        <w:t>follows</w:t>
      </w:r>
      <w:r>
        <w:rPr>
          <w:spacing w:val="20"/>
          <w:w w:val="110"/>
        </w:rPr>
        <w:t xml:space="preserve"> </w:t>
      </w:r>
      <w:r>
        <w:rPr>
          <w:w w:val="110"/>
        </w:rPr>
        <w:t>a</w:t>
      </w:r>
      <w:r>
        <w:rPr>
          <w:spacing w:val="21"/>
          <w:w w:val="110"/>
        </w:rPr>
        <w:t xml:space="preserve"> </w:t>
      </w:r>
      <w:r>
        <w:rPr>
          <w:w w:val="110"/>
        </w:rPr>
        <w:t>negative</w:t>
      </w:r>
      <w:r>
        <w:rPr>
          <w:spacing w:val="20"/>
          <w:w w:val="110"/>
        </w:rPr>
        <w:t xml:space="preserve"> </w:t>
      </w:r>
      <w:r>
        <w:rPr>
          <w:spacing w:val="-2"/>
          <w:w w:val="110"/>
        </w:rPr>
        <w:t>binomial</w:t>
      </w:r>
    </w:p>
    <w:p w14:paraId="0389D44E" w14:textId="77777777" w:rsidR="00A43655" w:rsidRDefault="00A43655">
      <w:pPr>
        <w:pStyle w:val="BodyText"/>
        <w:jc w:val="both"/>
        <w:sectPr w:rsidR="00A43655">
          <w:pgSz w:w="12240" w:h="15840"/>
          <w:pgMar w:top="1420" w:right="1440" w:bottom="1000" w:left="1440" w:header="0" w:footer="806" w:gutter="0"/>
          <w:cols w:space="720"/>
        </w:sectPr>
      </w:pPr>
    </w:p>
    <w:p w14:paraId="59A25527" w14:textId="77777777" w:rsidR="00A43655" w:rsidRDefault="003254AF">
      <w:pPr>
        <w:pStyle w:val="BodyText"/>
        <w:spacing w:before="29"/>
        <w:ind w:left="144"/>
      </w:pPr>
      <w:r>
        <w:rPr>
          <w:w w:val="110"/>
        </w:rPr>
        <w:lastRenderedPageBreak/>
        <w:t>distribution</w:t>
      </w:r>
      <w:r>
        <w:rPr>
          <w:spacing w:val="-5"/>
          <w:w w:val="110"/>
        </w:rPr>
        <w:t xml:space="preserve"> </w:t>
      </w:r>
      <w:r>
        <w:rPr>
          <w:w w:val="110"/>
        </w:rPr>
        <w:t>with</w:t>
      </w:r>
      <w:r>
        <w:rPr>
          <w:spacing w:val="-4"/>
          <w:w w:val="110"/>
        </w:rPr>
        <w:t xml:space="preserve"> </w:t>
      </w:r>
      <w:r>
        <w:rPr>
          <w:w w:val="110"/>
        </w:rPr>
        <w:t>mean</w:t>
      </w:r>
      <w:r>
        <w:rPr>
          <w:spacing w:val="-5"/>
          <w:w w:val="110"/>
        </w:rPr>
        <w:t xml:space="preserve"> </w:t>
      </w:r>
      <w:proofErr w:type="spellStart"/>
      <w:r>
        <w:rPr>
          <w:i/>
          <w:iCs/>
          <w:w w:val="120"/>
        </w:rPr>
        <w:t>λ</w:t>
      </w:r>
      <w:proofErr w:type="gramStart"/>
      <w:r>
        <w:rPr>
          <w:i/>
          <w:iCs/>
          <w:w w:val="120"/>
          <w:vertAlign w:val="subscript"/>
        </w:rPr>
        <w:t>j,sp</w:t>
      </w:r>
      <w:proofErr w:type="gramEnd"/>
      <w:r>
        <w:rPr>
          <w:i/>
          <w:iCs/>
          <w:w w:val="120"/>
          <w:vertAlign w:val="subscript"/>
        </w:rPr>
        <w:t>,y</w:t>
      </w:r>
      <w:proofErr w:type="spellEnd"/>
      <w:r>
        <w:rPr>
          <w:i/>
          <w:iCs/>
          <w:spacing w:val="2"/>
          <w:w w:val="120"/>
        </w:rPr>
        <w:t xml:space="preserve"> </w:t>
      </w:r>
      <w:r>
        <w:rPr>
          <w:w w:val="110"/>
        </w:rPr>
        <w:t>and</w:t>
      </w:r>
      <w:r>
        <w:rPr>
          <w:spacing w:val="-5"/>
          <w:w w:val="110"/>
        </w:rPr>
        <w:t xml:space="preserve"> </w:t>
      </w:r>
      <w:r>
        <w:rPr>
          <w:w w:val="110"/>
        </w:rPr>
        <w:t>dispersion</w:t>
      </w:r>
      <w:r>
        <w:rPr>
          <w:spacing w:val="-4"/>
          <w:w w:val="110"/>
        </w:rPr>
        <w:t xml:space="preserve"> </w:t>
      </w:r>
      <w:r>
        <w:rPr>
          <w:w w:val="110"/>
        </w:rPr>
        <w:t>term</w:t>
      </w:r>
      <w:r>
        <w:rPr>
          <w:spacing w:val="-4"/>
          <w:w w:val="110"/>
        </w:rPr>
        <w:t xml:space="preserve"> </w:t>
      </w:r>
      <w:r>
        <w:rPr>
          <w:i/>
          <w:iCs/>
          <w:spacing w:val="-5"/>
          <w:w w:val="110"/>
        </w:rPr>
        <w:t>ϕ</w:t>
      </w:r>
      <w:r>
        <w:rPr>
          <w:spacing w:val="-5"/>
          <w:w w:val="110"/>
        </w:rPr>
        <w:t>:</w:t>
      </w:r>
    </w:p>
    <w:p w14:paraId="43A9A870" w14:textId="77777777" w:rsidR="00A43655" w:rsidRDefault="00A43655">
      <w:pPr>
        <w:pStyle w:val="BodyText"/>
        <w:spacing w:before="89"/>
      </w:pPr>
    </w:p>
    <w:p w14:paraId="5EAFA069" w14:textId="77777777" w:rsidR="00A43655" w:rsidRDefault="003254AF">
      <w:pPr>
        <w:ind w:left="108" w:right="108"/>
        <w:jc w:val="center"/>
      </w:pPr>
      <w:proofErr w:type="spellStart"/>
      <w:proofErr w:type="gramStart"/>
      <w:r>
        <w:rPr>
          <w:w w:val="115"/>
        </w:rPr>
        <w:t>Seed</w:t>
      </w:r>
      <w:r>
        <w:rPr>
          <w:i/>
          <w:iCs/>
          <w:w w:val="115"/>
          <w:vertAlign w:val="subscript"/>
        </w:rPr>
        <w:t>j,sp</w:t>
      </w:r>
      <w:proofErr w:type="gramEnd"/>
      <w:r>
        <w:rPr>
          <w:i/>
          <w:iCs/>
          <w:w w:val="115"/>
          <w:vertAlign w:val="subscript"/>
        </w:rPr>
        <w:t>,y</w:t>
      </w:r>
      <w:proofErr w:type="spellEnd"/>
      <w:r>
        <w:rPr>
          <w:i/>
          <w:iCs/>
          <w:spacing w:val="16"/>
          <w:w w:val="115"/>
        </w:rPr>
        <w:t xml:space="preserve"> </w:t>
      </w:r>
      <w:r>
        <w:rPr>
          <w:rFonts w:ascii="Cambria" w:eastAsia="Cambria" w:hAnsi="Cambria" w:cs="Cambria"/>
          <w:w w:val="115"/>
        </w:rPr>
        <w:t>∼</w:t>
      </w:r>
      <w:r>
        <w:rPr>
          <w:rFonts w:ascii="Cambria" w:eastAsia="Cambria" w:hAnsi="Cambria" w:cs="Cambria"/>
          <w:spacing w:val="4"/>
          <w:w w:val="115"/>
        </w:rPr>
        <w:t xml:space="preserve"> </w:t>
      </w:r>
      <w:proofErr w:type="spellStart"/>
      <w:proofErr w:type="gramStart"/>
      <w:r>
        <w:rPr>
          <w:w w:val="115"/>
        </w:rPr>
        <w:t>NegBinomial</w:t>
      </w:r>
      <w:proofErr w:type="spellEnd"/>
      <w:r>
        <w:rPr>
          <w:w w:val="115"/>
        </w:rPr>
        <w:t>(</w:t>
      </w:r>
      <w:proofErr w:type="spellStart"/>
      <w:proofErr w:type="gramEnd"/>
      <w:r>
        <w:rPr>
          <w:i/>
          <w:iCs/>
          <w:w w:val="115"/>
        </w:rPr>
        <w:t>λ</w:t>
      </w:r>
      <w:proofErr w:type="gramStart"/>
      <w:r>
        <w:rPr>
          <w:i/>
          <w:iCs/>
          <w:w w:val="115"/>
          <w:vertAlign w:val="subscript"/>
        </w:rPr>
        <w:t>j,sp</w:t>
      </w:r>
      <w:proofErr w:type="gramEnd"/>
      <w:r>
        <w:rPr>
          <w:i/>
          <w:iCs/>
          <w:w w:val="115"/>
          <w:vertAlign w:val="subscript"/>
        </w:rPr>
        <w:t>,y</w:t>
      </w:r>
      <w:proofErr w:type="spellEnd"/>
      <w:r>
        <w:rPr>
          <w:i/>
          <w:iCs/>
          <w:w w:val="115"/>
        </w:rPr>
        <w:t>,</w:t>
      </w:r>
      <w:r>
        <w:rPr>
          <w:i/>
          <w:iCs/>
          <w:spacing w:val="-21"/>
          <w:w w:val="115"/>
        </w:rPr>
        <w:t xml:space="preserve"> </w:t>
      </w:r>
      <w:r>
        <w:rPr>
          <w:i/>
          <w:iCs/>
          <w:spacing w:val="-5"/>
          <w:w w:val="115"/>
        </w:rPr>
        <w:t>ϕ</w:t>
      </w:r>
      <w:r>
        <w:rPr>
          <w:spacing w:val="-5"/>
          <w:w w:val="115"/>
        </w:rPr>
        <w:t>)</w:t>
      </w:r>
    </w:p>
    <w:p w14:paraId="12A9C02D" w14:textId="77777777" w:rsidR="00A43655" w:rsidRDefault="00A43655">
      <w:pPr>
        <w:pStyle w:val="BodyText"/>
        <w:spacing w:before="88"/>
      </w:pPr>
    </w:p>
    <w:p w14:paraId="153E44A2" w14:textId="77777777" w:rsidR="00A43655" w:rsidRDefault="003254AF">
      <w:pPr>
        <w:pStyle w:val="BodyText"/>
        <w:ind w:left="144"/>
      </w:pPr>
      <w:r>
        <w:rPr>
          <w:w w:val="110"/>
        </w:rPr>
        <w:t>The</w:t>
      </w:r>
      <w:r>
        <w:rPr>
          <w:spacing w:val="-1"/>
          <w:w w:val="110"/>
        </w:rPr>
        <w:t xml:space="preserve"> </w:t>
      </w:r>
      <w:r>
        <w:rPr>
          <w:w w:val="110"/>
        </w:rPr>
        <w:t>modeled</w:t>
      </w:r>
      <w:r>
        <w:rPr>
          <w:spacing w:val="-1"/>
          <w:w w:val="110"/>
        </w:rPr>
        <w:t xml:space="preserve"> </w:t>
      </w:r>
      <w:r>
        <w:rPr>
          <w:w w:val="110"/>
        </w:rPr>
        <w:t>seed count</w:t>
      </w:r>
      <w:r>
        <w:rPr>
          <w:spacing w:val="-1"/>
          <w:w w:val="110"/>
        </w:rPr>
        <w:t xml:space="preserve"> </w:t>
      </w:r>
      <w:r>
        <w:rPr>
          <w:w w:val="120"/>
        </w:rPr>
        <w:t>(</w:t>
      </w:r>
      <w:proofErr w:type="spellStart"/>
      <w:r>
        <w:rPr>
          <w:i/>
          <w:w w:val="120"/>
        </w:rPr>
        <w:t>λ</w:t>
      </w:r>
      <w:proofErr w:type="gramStart"/>
      <w:r>
        <w:rPr>
          <w:i/>
          <w:w w:val="120"/>
          <w:vertAlign w:val="subscript"/>
        </w:rPr>
        <w:t>j,sp</w:t>
      </w:r>
      <w:proofErr w:type="gramEnd"/>
      <w:r>
        <w:rPr>
          <w:i/>
          <w:w w:val="120"/>
          <w:vertAlign w:val="subscript"/>
        </w:rPr>
        <w:t>,y</w:t>
      </w:r>
      <w:proofErr w:type="spellEnd"/>
      <w:r>
        <w:rPr>
          <w:w w:val="120"/>
        </w:rPr>
        <w:t>)</w:t>
      </w:r>
      <w:r>
        <w:rPr>
          <w:spacing w:val="-6"/>
          <w:w w:val="120"/>
        </w:rPr>
        <w:t xml:space="preserve"> </w:t>
      </w:r>
      <w:r>
        <w:rPr>
          <w:w w:val="110"/>
        </w:rPr>
        <w:t>for stand</w:t>
      </w:r>
      <w:r>
        <w:rPr>
          <w:spacing w:val="-2"/>
          <w:w w:val="110"/>
        </w:rPr>
        <w:t xml:space="preserve"> </w:t>
      </w:r>
      <w:r>
        <w:rPr>
          <w:i/>
          <w:w w:val="120"/>
        </w:rPr>
        <w:t>j</w:t>
      </w:r>
      <w:r>
        <w:rPr>
          <w:w w:val="120"/>
        </w:rPr>
        <w:t>,</w:t>
      </w:r>
      <w:r>
        <w:rPr>
          <w:spacing w:val="-5"/>
          <w:w w:val="120"/>
        </w:rPr>
        <w:t xml:space="preserve"> </w:t>
      </w:r>
      <w:r>
        <w:rPr>
          <w:w w:val="110"/>
        </w:rPr>
        <w:t>species</w:t>
      </w:r>
      <w:r>
        <w:rPr>
          <w:spacing w:val="-1"/>
          <w:w w:val="110"/>
        </w:rPr>
        <w:t xml:space="preserve"> </w:t>
      </w:r>
      <w:proofErr w:type="spellStart"/>
      <w:r>
        <w:rPr>
          <w:i/>
          <w:w w:val="110"/>
        </w:rPr>
        <w:t>sp</w:t>
      </w:r>
      <w:proofErr w:type="spellEnd"/>
      <w:r>
        <w:rPr>
          <w:w w:val="110"/>
        </w:rPr>
        <w:t>,</w:t>
      </w:r>
      <w:r>
        <w:rPr>
          <w:spacing w:val="-1"/>
          <w:w w:val="110"/>
        </w:rPr>
        <w:t xml:space="preserve"> </w:t>
      </w:r>
      <w:r>
        <w:rPr>
          <w:w w:val="110"/>
        </w:rPr>
        <w:t>and year</w:t>
      </w:r>
      <w:r>
        <w:rPr>
          <w:spacing w:val="-2"/>
          <w:w w:val="110"/>
        </w:rPr>
        <w:t xml:space="preserve"> </w:t>
      </w:r>
      <w:r>
        <w:rPr>
          <w:i/>
          <w:w w:val="110"/>
        </w:rPr>
        <w:t>y</w:t>
      </w:r>
      <w:r>
        <w:rPr>
          <w:i/>
          <w:spacing w:val="5"/>
          <w:w w:val="110"/>
        </w:rPr>
        <w:t xml:space="preserve"> </w:t>
      </w:r>
      <w:r>
        <w:rPr>
          <w:spacing w:val="-5"/>
          <w:w w:val="110"/>
        </w:rPr>
        <w:t>is:</w:t>
      </w:r>
    </w:p>
    <w:p w14:paraId="10DBBCDE" w14:textId="77777777" w:rsidR="00A43655" w:rsidRDefault="00A43655">
      <w:pPr>
        <w:pStyle w:val="BodyText"/>
        <w:spacing w:before="89"/>
      </w:pPr>
    </w:p>
    <w:p w14:paraId="58E94519" w14:textId="77777777" w:rsidR="00A43655" w:rsidRDefault="003254AF">
      <w:pPr>
        <w:ind w:left="108" w:right="125"/>
        <w:jc w:val="center"/>
        <w:rPr>
          <w:i/>
        </w:rPr>
      </w:pPr>
      <w:r>
        <w:rPr>
          <w:w w:val="125"/>
        </w:rPr>
        <w:t>log(</w:t>
      </w:r>
      <w:proofErr w:type="spellStart"/>
      <w:r>
        <w:rPr>
          <w:i/>
          <w:w w:val="125"/>
        </w:rPr>
        <w:t>λ</w:t>
      </w:r>
      <w:proofErr w:type="gramStart"/>
      <w:r>
        <w:rPr>
          <w:i/>
          <w:w w:val="125"/>
          <w:vertAlign w:val="subscript"/>
        </w:rPr>
        <w:t>j,sp</w:t>
      </w:r>
      <w:proofErr w:type="gramEnd"/>
      <w:r>
        <w:rPr>
          <w:i/>
          <w:w w:val="125"/>
          <w:vertAlign w:val="subscript"/>
        </w:rPr>
        <w:t>,y</w:t>
      </w:r>
      <w:proofErr w:type="spellEnd"/>
      <w:r>
        <w:rPr>
          <w:w w:val="125"/>
        </w:rPr>
        <w:t>)</w:t>
      </w:r>
      <w:r>
        <w:rPr>
          <w:spacing w:val="-16"/>
          <w:w w:val="125"/>
        </w:rPr>
        <w:t xml:space="preserve"> </w:t>
      </w:r>
      <w:r>
        <w:rPr>
          <w:w w:val="125"/>
        </w:rPr>
        <w:t>=</w:t>
      </w:r>
      <w:r>
        <w:rPr>
          <w:spacing w:val="-16"/>
          <w:w w:val="125"/>
        </w:rPr>
        <w:t xml:space="preserve"> </w:t>
      </w:r>
      <w:r>
        <w:rPr>
          <w:i/>
          <w:w w:val="125"/>
        </w:rPr>
        <w:t>α</w:t>
      </w:r>
      <w:r>
        <w:rPr>
          <w:w w:val="125"/>
          <w:vertAlign w:val="subscript"/>
        </w:rPr>
        <w:t>0</w:t>
      </w:r>
      <w:r>
        <w:rPr>
          <w:spacing w:val="-15"/>
          <w:w w:val="125"/>
        </w:rPr>
        <w:t xml:space="preserve"> </w:t>
      </w:r>
      <w:r>
        <w:rPr>
          <w:w w:val="125"/>
        </w:rPr>
        <w:t>+</w:t>
      </w:r>
      <w:r>
        <w:rPr>
          <w:spacing w:val="-16"/>
          <w:w w:val="125"/>
        </w:rPr>
        <w:t xml:space="preserve"> </w:t>
      </w:r>
      <w:r>
        <w:rPr>
          <w:i/>
          <w:w w:val="125"/>
        </w:rPr>
        <w:t>α</w:t>
      </w:r>
      <w:proofErr w:type="spellStart"/>
      <w:r>
        <w:rPr>
          <w:w w:val="125"/>
          <w:vertAlign w:val="subscript"/>
        </w:rPr>
        <w:t>sp</w:t>
      </w:r>
      <w:proofErr w:type="spellEnd"/>
      <w:r>
        <w:rPr>
          <w:spacing w:val="-15"/>
          <w:w w:val="125"/>
        </w:rPr>
        <w:t xml:space="preserve"> </w:t>
      </w:r>
      <w:r>
        <w:rPr>
          <w:w w:val="125"/>
        </w:rPr>
        <w:t>+</w:t>
      </w:r>
      <w:r>
        <w:rPr>
          <w:spacing w:val="-16"/>
          <w:w w:val="125"/>
        </w:rPr>
        <w:t xml:space="preserve"> </w:t>
      </w:r>
      <w:r>
        <w:rPr>
          <w:i/>
          <w:w w:val="125"/>
        </w:rPr>
        <w:t>α</w:t>
      </w:r>
      <w:r>
        <w:rPr>
          <w:w w:val="125"/>
          <w:vertAlign w:val="subscript"/>
        </w:rPr>
        <w:t>j</w:t>
      </w:r>
      <w:r>
        <w:rPr>
          <w:spacing w:val="-15"/>
          <w:w w:val="125"/>
        </w:rPr>
        <w:t xml:space="preserve"> </w:t>
      </w:r>
      <w:r>
        <w:rPr>
          <w:w w:val="125"/>
        </w:rPr>
        <w:t>+</w:t>
      </w:r>
      <w:r>
        <w:rPr>
          <w:spacing w:val="-16"/>
          <w:w w:val="125"/>
        </w:rPr>
        <w:t xml:space="preserve"> </w:t>
      </w:r>
      <w:r>
        <w:rPr>
          <w:i/>
          <w:w w:val="125"/>
        </w:rPr>
        <w:t>β</w:t>
      </w:r>
      <w:proofErr w:type="gramStart"/>
      <w:r>
        <w:rPr>
          <w:w w:val="125"/>
          <w:vertAlign w:val="subscript"/>
        </w:rPr>
        <w:t>1,sp</w:t>
      </w:r>
      <w:proofErr w:type="gramEnd"/>
      <w:r>
        <w:rPr>
          <w:spacing w:val="-15"/>
          <w:w w:val="125"/>
        </w:rPr>
        <w:t xml:space="preserve"> </w:t>
      </w:r>
      <w:r>
        <w:rPr>
          <w:rFonts w:ascii="Cambria" w:hAnsi="Cambria"/>
          <w:w w:val="125"/>
        </w:rPr>
        <w:t>·</w:t>
      </w:r>
      <w:r>
        <w:rPr>
          <w:rFonts w:ascii="Cambria" w:hAnsi="Cambria"/>
          <w:spacing w:val="-16"/>
          <w:w w:val="125"/>
        </w:rPr>
        <w:t xml:space="preserve"> </w:t>
      </w:r>
      <w:proofErr w:type="spellStart"/>
      <w:proofErr w:type="gramStart"/>
      <w:r>
        <w:rPr>
          <w:w w:val="125"/>
        </w:rPr>
        <w:t>Growth</w:t>
      </w:r>
      <w:r>
        <w:rPr>
          <w:i/>
          <w:w w:val="125"/>
          <w:vertAlign w:val="subscript"/>
        </w:rPr>
        <w:t>j,sp</w:t>
      </w:r>
      <w:proofErr w:type="gramEnd"/>
      <w:r>
        <w:rPr>
          <w:i/>
          <w:w w:val="125"/>
          <w:vertAlign w:val="subscript"/>
        </w:rPr>
        <w:t>,y</w:t>
      </w:r>
      <w:proofErr w:type="spellEnd"/>
      <w:r>
        <w:rPr>
          <w:i/>
          <w:spacing w:val="-15"/>
          <w:w w:val="125"/>
        </w:rPr>
        <w:t xml:space="preserve"> </w:t>
      </w:r>
      <w:r>
        <w:rPr>
          <w:w w:val="125"/>
        </w:rPr>
        <w:t>+</w:t>
      </w:r>
      <w:r>
        <w:rPr>
          <w:spacing w:val="-16"/>
          <w:w w:val="125"/>
        </w:rPr>
        <w:t xml:space="preserve"> </w:t>
      </w:r>
      <w:r>
        <w:rPr>
          <w:i/>
          <w:w w:val="125"/>
        </w:rPr>
        <w:t>β</w:t>
      </w:r>
      <w:proofErr w:type="gramStart"/>
      <w:r>
        <w:rPr>
          <w:w w:val="125"/>
          <w:vertAlign w:val="subscript"/>
        </w:rPr>
        <w:t>2,sp</w:t>
      </w:r>
      <w:proofErr w:type="gramEnd"/>
      <w:r>
        <w:rPr>
          <w:spacing w:val="-14"/>
          <w:w w:val="125"/>
        </w:rPr>
        <w:t xml:space="preserve"> </w:t>
      </w:r>
      <w:r>
        <w:rPr>
          <w:rFonts w:ascii="Cambria" w:hAnsi="Cambria"/>
          <w:w w:val="125"/>
        </w:rPr>
        <w:t>·</w:t>
      </w:r>
      <w:r>
        <w:rPr>
          <w:rFonts w:ascii="Cambria" w:hAnsi="Cambria"/>
          <w:spacing w:val="-15"/>
          <w:w w:val="125"/>
        </w:rPr>
        <w:t xml:space="preserve"> </w:t>
      </w:r>
      <w:proofErr w:type="gramStart"/>
      <w:r>
        <w:rPr>
          <w:w w:val="125"/>
        </w:rPr>
        <w:t>Growth</w:t>
      </w:r>
      <w:r>
        <w:rPr>
          <w:i/>
          <w:w w:val="125"/>
          <w:vertAlign w:val="subscript"/>
        </w:rPr>
        <w:t>j,sp</w:t>
      </w:r>
      <w:proofErr w:type="gramEnd"/>
      <w:r>
        <w:rPr>
          <w:i/>
          <w:w w:val="125"/>
          <w:vertAlign w:val="subscript"/>
        </w:rPr>
        <w:t>,y</w:t>
      </w:r>
      <w:r>
        <w:rPr>
          <w:rFonts w:ascii="Arial" w:hAnsi="Arial"/>
          <w:i/>
          <w:w w:val="125"/>
          <w:vertAlign w:val="subscript"/>
        </w:rPr>
        <w:t>−</w:t>
      </w:r>
      <w:r>
        <w:rPr>
          <w:w w:val="125"/>
          <w:vertAlign w:val="subscript"/>
        </w:rPr>
        <w:t>1</w:t>
      </w:r>
      <w:r>
        <w:rPr>
          <w:spacing w:val="-12"/>
          <w:w w:val="125"/>
        </w:rPr>
        <w:t xml:space="preserve"> </w:t>
      </w:r>
      <w:r>
        <w:rPr>
          <w:w w:val="125"/>
        </w:rPr>
        <w:t>+</w:t>
      </w:r>
      <w:r>
        <w:rPr>
          <w:spacing w:val="-16"/>
          <w:w w:val="125"/>
        </w:rPr>
        <w:t xml:space="preserve"> </w:t>
      </w:r>
      <w:r>
        <w:rPr>
          <w:i/>
          <w:w w:val="125"/>
        </w:rPr>
        <w:t>β</w:t>
      </w:r>
      <w:proofErr w:type="gramStart"/>
      <w:r>
        <w:rPr>
          <w:w w:val="125"/>
          <w:vertAlign w:val="subscript"/>
        </w:rPr>
        <w:t>3,sp</w:t>
      </w:r>
      <w:proofErr w:type="gramEnd"/>
      <w:r>
        <w:rPr>
          <w:spacing w:val="-12"/>
          <w:w w:val="125"/>
        </w:rPr>
        <w:t xml:space="preserve"> </w:t>
      </w:r>
      <w:r>
        <w:rPr>
          <w:rFonts w:ascii="Cambria" w:hAnsi="Cambria"/>
          <w:w w:val="125"/>
        </w:rPr>
        <w:t>·</w:t>
      </w:r>
      <w:r>
        <w:rPr>
          <w:rFonts w:ascii="Cambria" w:hAnsi="Cambria"/>
          <w:spacing w:val="-15"/>
          <w:w w:val="125"/>
        </w:rPr>
        <w:t xml:space="preserve"> </w:t>
      </w:r>
      <w:proofErr w:type="spellStart"/>
      <w:r>
        <w:rPr>
          <w:spacing w:val="-2"/>
          <w:w w:val="125"/>
        </w:rPr>
        <w:t>Elevation</w:t>
      </w:r>
      <w:r>
        <w:rPr>
          <w:i/>
          <w:spacing w:val="-2"/>
          <w:w w:val="125"/>
          <w:vertAlign w:val="subscript"/>
        </w:rPr>
        <w:t>j</w:t>
      </w:r>
      <w:proofErr w:type="spellEnd"/>
    </w:p>
    <w:p w14:paraId="080CAF9F" w14:textId="77777777" w:rsidR="00A43655" w:rsidRDefault="00A43655">
      <w:pPr>
        <w:pStyle w:val="BodyText"/>
        <w:rPr>
          <w:i/>
        </w:rPr>
      </w:pPr>
    </w:p>
    <w:p w14:paraId="69BA0A93" w14:textId="77777777" w:rsidR="00A43655" w:rsidRDefault="00A43655">
      <w:pPr>
        <w:pStyle w:val="BodyText"/>
        <w:spacing w:before="38"/>
        <w:rPr>
          <w:i/>
        </w:rPr>
      </w:pPr>
    </w:p>
    <w:p w14:paraId="2134A2DD" w14:textId="77777777" w:rsidR="00A43655" w:rsidRDefault="003254AF">
      <w:pPr>
        <w:pStyle w:val="BodyText"/>
        <w:ind w:left="143"/>
      </w:pPr>
      <w:r>
        <w:rPr>
          <w:spacing w:val="-2"/>
        </w:rPr>
        <w:t>Where:</w:t>
      </w:r>
    </w:p>
    <w:p w14:paraId="7B58BC9E" w14:textId="77777777" w:rsidR="00A43655" w:rsidRDefault="003254AF">
      <w:pPr>
        <w:pStyle w:val="BodyText"/>
        <w:spacing w:before="138"/>
        <w:ind w:left="143"/>
      </w:pPr>
      <w:r>
        <w:rPr>
          <w:i/>
          <w:w w:val="105"/>
        </w:rPr>
        <w:t>α</w:t>
      </w:r>
      <w:r>
        <w:rPr>
          <w:w w:val="105"/>
          <w:vertAlign w:val="subscript"/>
        </w:rPr>
        <w:t>0</w:t>
      </w:r>
      <w:r>
        <w:rPr>
          <w:spacing w:val="21"/>
          <w:w w:val="105"/>
        </w:rPr>
        <w:t xml:space="preserve"> </w:t>
      </w:r>
      <w:r>
        <w:rPr>
          <w:w w:val="105"/>
        </w:rPr>
        <w:t>is</w:t>
      </w:r>
      <w:r>
        <w:rPr>
          <w:spacing w:val="13"/>
          <w:w w:val="105"/>
        </w:rPr>
        <w:t xml:space="preserve"> </w:t>
      </w:r>
      <w:r>
        <w:rPr>
          <w:w w:val="105"/>
        </w:rPr>
        <w:t>the</w:t>
      </w:r>
      <w:r>
        <w:rPr>
          <w:spacing w:val="14"/>
          <w:w w:val="105"/>
        </w:rPr>
        <w:t xml:space="preserve"> </w:t>
      </w:r>
      <w:r>
        <w:rPr>
          <w:w w:val="105"/>
        </w:rPr>
        <w:t>grand</w:t>
      </w:r>
      <w:r>
        <w:rPr>
          <w:spacing w:val="13"/>
          <w:w w:val="105"/>
        </w:rPr>
        <w:t xml:space="preserve"> </w:t>
      </w:r>
      <w:r>
        <w:rPr>
          <w:w w:val="105"/>
        </w:rPr>
        <w:t>mean</w:t>
      </w:r>
      <w:r>
        <w:rPr>
          <w:spacing w:val="14"/>
          <w:w w:val="105"/>
        </w:rPr>
        <w:t xml:space="preserve"> </w:t>
      </w:r>
      <w:r>
        <w:rPr>
          <w:w w:val="105"/>
        </w:rPr>
        <w:t>across</w:t>
      </w:r>
      <w:r>
        <w:rPr>
          <w:spacing w:val="13"/>
          <w:w w:val="105"/>
        </w:rPr>
        <w:t xml:space="preserve"> </w:t>
      </w:r>
      <w:r>
        <w:rPr>
          <w:w w:val="105"/>
        </w:rPr>
        <w:t>all</w:t>
      </w:r>
      <w:r>
        <w:rPr>
          <w:spacing w:val="13"/>
          <w:w w:val="105"/>
        </w:rPr>
        <w:t xml:space="preserve"> </w:t>
      </w:r>
      <w:r>
        <w:rPr>
          <w:w w:val="105"/>
        </w:rPr>
        <w:t>species,</w:t>
      </w:r>
      <w:r>
        <w:rPr>
          <w:spacing w:val="14"/>
          <w:w w:val="105"/>
        </w:rPr>
        <w:t xml:space="preserve"> </w:t>
      </w:r>
      <w:r>
        <w:rPr>
          <w:w w:val="105"/>
        </w:rPr>
        <w:t>stands</w:t>
      </w:r>
      <w:r>
        <w:rPr>
          <w:spacing w:val="13"/>
          <w:w w:val="105"/>
        </w:rPr>
        <w:t xml:space="preserve"> </w:t>
      </w:r>
      <w:r>
        <w:rPr>
          <w:w w:val="105"/>
        </w:rPr>
        <w:t>and</w:t>
      </w:r>
      <w:r>
        <w:rPr>
          <w:spacing w:val="13"/>
          <w:w w:val="105"/>
        </w:rPr>
        <w:t xml:space="preserve"> </w:t>
      </w:r>
      <w:r>
        <w:rPr>
          <w:spacing w:val="-2"/>
          <w:w w:val="105"/>
        </w:rPr>
        <w:t>years;</w:t>
      </w:r>
    </w:p>
    <w:p w14:paraId="1648EC6B" w14:textId="77777777" w:rsidR="00A43655" w:rsidRDefault="003254AF">
      <w:pPr>
        <w:pStyle w:val="BodyText"/>
        <w:spacing w:before="138" w:line="362" w:lineRule="auto"/>
        <w:ind w:left="143" w:right="4404"/>
      </w:pPr>
      <w:r>
        <w:rPr>
          <w:i/>
        </w:rPr>
        <w:t>α</w:t>
      </w:r>
      <w:proofErr w:type="spellStart"/>
      <w:r>
        <w:rPr>
          <w:vertAlign w:val="subscript"/>
        </w:rPr>
        <w:t>sp</w:t>
      </w:r>
      <w:proofErr w:type="spellEnd"/>
      <w:r>
        <w:rPr>
          <w:spacing w:val="40"/>
        </w:rPr>
        <w:t xml:space="preserve"> </w:t>
      </w:r>
      <w:r>
        <w:t>is</w:t>
      </w:r>
      <w:r>
        <w:rPr>
          <w:spacing w:val="36"/>
        </w:rPr>
        <w:t xml:space="preserve"> </w:t>
      </w:r>
      <w:r>
        <w:t>the</w:t>
      </w:r>
      <w:r>
        <w:rPr>
          <w:spacing w:val="36"/>
        </w:rPr>
        <w:t xml:space="preserve"> </w:t>
      </w:r>
      <w:r>
        <w:t>species-specific</w:t>
      </w:r>
      <w:r>
        <w:rPr>
          <w:spacing w:val="36"/>
        </w:rPr>
        <w:t xml:space="preserve"> </w:t>
      </w:r>
      <w:r>
        <w:t>intercept</w:t>
      </w:r>
      <w:r>
        <w:rPr>
          <w:spacing w:val="36"/>
        </w:rPr>
        <w:t xml:space="preserve"> </w:t>
      </w:r>
      <w:r>
        <w:t>for</w:t>
      </w:r>
      <w:r>
        <w:rPr>
          <w:spacing w:val="36"/>
        </w:rPr>
        <w:t xml:space="preserve"> </w:t>
      </w:r>
      <w:r>
        <w:t>species</w:t>
      </w:r>
      <w:r>
        <w:rPr>
          <w:spacing w:val="35"/>
        </w:rPr>
        <w:t xml:space="preserve"> </w:t>
      </w:r>
      <w:proofErr w:type="spellStart"/>
      <w:r>
        <w:rPr>
          <w:i/>
        </w:rPr>
        <w:t>sp</w:t>
      </w:r>
      <w:proofErr w:type="spellEnd"/>
      <w:r>
        <w:t xml:space="preserve">; </w:t>
      </w:r>
      <w:r>
        <w:rPr>
          <w:i/>
          <w:w w:val="110"/>
        </w:rPr>
        <w:t>α</w:t>
      </w:r>
      <w:r>
        <w:rPr>
          <w:w w:val="110"/>
          <w:vertAlign w:val="subscript"/>
        </w:rPr>
        <w:t>j</w:t>
      </w:r>
      <w:r>
        <w:rPr>
          <w:w w:val="110"/>
        </w:rPr>
        <w:t xml:space="preserve"> is the stand-specific intercept for stand </w:t>
      </w:r>
      <w:r>
        <w:rPr>
          <w:i/>
          <w:w w:val="110"/>
        </w:rPr>
        <w:t>j</w:t>
      </w:r>
      <w:r>
        <w:rPr>
          <w:w w:val="110"/>
        </w:rPr>
        <w:t>;</w:t>
      </w:r>
    </w:p>
    <w:p w14:paraId="06A27175" w14:textId="77777777" w:rsidR="00A43655" w:rsidRDefault="003254AF">
      <w:pPr>
        <w:pStyle w:val="BodyText"/>
        <w:spacing w:before="2"/>
        <w:ind w:left="143"/>
      </w:pPr>
      <w:r>
        <w:rPr>
          <w:i/>
          <w:w w:val="105"/>
        </w:rPr>
        <w:t>β</w:t>
      </w:r>
      <w:proofErr w:type="gramStart"/>
      <w:r>
        <w:rPr>
          <w:w w:val="105"/>
          <w:vertAlign w:val="subscript"/>
        </w:rPr>
        <w:t>1,sp</w:t>
      </w:r>
      <w:proofErr w:type="gramEnd"/>
      <w:r>
        <w:rPr>
          <w:spacing w:val="-7"/>
          <w:w w:val="105"/>
        </w:rPr>
        <w:t xml:space="preserve"> </w:t>
      </w:r>
      <w:r>
        <w:rPr>
          <w:w w:val="105"/>
        </w:rPr>
        <w:t>is</w:t>
      </w:r>
      <w:r>
        <w:rPr>
          <w:spacing w:val="-13"/>
          <w:w w:val="105"/>
        </w:rPr>
        <w:t xml:space="preserve"> </w:t>
      </w:r>
      <w:r>
        <w:rPr>
          <w:w w:val="105"/>
        </w:rPr>
        <w:t>the</w:t>
      </w:r>
      <w:r>
        <w:rPr>
          <w:spacing w:val="-14"/>
          <w:w w:val="105"/>
        </w:rPr>
        <w:t xml:space="preserve"> </w:t>
      </w:r>
      <w:r>
        <w:rPr>
          <w:w w:val="105"/>
        </w:rPr>
        <w:t>slope</w:t>
      </w:r>
      <w:r>
        <w:rPr>
          <w:spacing w:val="-13"/>
          <w:w w:val="105"/>
        </w:rPr>
        <w:t xml:space="preserve"> </w:t>
      </w:r>
      <w:r>
        <w:rPr>
          <w:w w:val="105"/>
        </w:rPr>
        <w:t>for</w:t>
      </w:r>
      <w:r>
        <w:rPr>
          <w:spacing w:val="-13"/>
          <w:w w:val="105"/>
        </w:rPr>
        <w:t xml:space="preserve"> </w:t>
      </w:r>
      <w:r>
        <w:rPr>
          <w:w w:val="105"/>
        </w:rPr>
        <w:t>the</w:t>
      </w:r>
      <w:r>
        <w:rPr>
          <w:spacing w:val="-13"/>
          <w:w w:val="105"/>
        </w:rPr>
        <w:t xml:space="preserve"> </w:t>
      </w:r>
      <w:r>
        <w:rPr>
          <w:w w:val="105"/>
        </w:rPr>
        <w:t>relationship</w:t>
      </w:r>
      <w:r>
        <w:rPr>
          <w:spacing w:val="-13"/>
          <w:w w:val="105"/>
        </w:rPr>
        <w:t xml:space="preserve"> </w:t>
      </w:r>
      <w:r>
        <w:rPr>
          <w:w w:val="105"/>
        </w:rPr>
        <w:t>between</w:t>
      </w:r>
      <w:r>
        <w:rPr>
          <w:spacing w:val="-13"/>
          <w:w w:val="105"/>
        </w:rPr>
        <w:t xml:space="preserve"> </w:t>
      </w:r>
      <w:r>
        <w:rPr>
          <w:w w:val="105"/>
        </w:rPr>
        <w:t>current-year</w:t>
      </w:r>
      <w:r>
        <w:rPr>
          <w:spacing w:val="-13"/>
          <w:w w:val="105"/>
        </w:rPr>
        <w:t xml:space="preserve"> </w:t>
      </w:r>
      <w:r>
        <w:rPr>
          <w:w w:val="105"/>
        </w:rPr>
        <w:t>growth</w:t>
      </w:r>
      <w:r>
        <w:rPr>
          <w:spacing w:val="-13"/>
          <w:w w:val="105"/>
        </w:rPr>
        <w:t xml:space="preserve"> </w:t>
      </w:r>
      <w:r>
        <w:rPr>
          <w:w w:val="105"/>
        </w:rPr>
        <w:t>and</w:t>
      </w:r>
      <w:r>
        <w:rPr>
          <w:spacing w:val="-13"/>
          <w:w w:val="105"/>
        </w:rPr>
        <w:t xml:space="preserve"> </w:t>
      </w:r>
      <w:r>
        <w:rPr>
          <w:w w:val="105"/>
        </w:rPr>
        <w:t>seed</w:t>
      </w:r>
      <w:r>
        <w:rPr>
          <w:spacing w:val="-13"/>
          <w:w w:val="105"/>
        </w:rPr>
        <w:t xml:space="preserve"> </w:t>
      </w:r>
      <w:r>
        <w:rPr>
          <w:w w:val="105"/>
        </w:rPr>
        <w:t>production</w:t>
      </w:r>
      <w:r>
        <w:rPr>
          <w:spacing w:val="-13"/>
          <w:w w:val="105"/>
        </w:rPr>
        <w:t xml:space="preserve"> </w:t>
      </w:r>
      <w:r>
        <w:rPr>
          <w:w w:val="105"/>
        </w:rPr>
        <w:t>for</w:t>
      </w:r>
      <w:r>
        <w:rPr>
          <w:spacing w:val="-13"/>
          <w:w w:val="105"/>
        </w:rPr>
        <w:t xml:space="preserve"> </w:t>
      </w:r>
      <w:r>
        <w:rPr>
          <w:spacing w:val="-2"/>
          <w:w w:val="105"/>
        </w:rPr>
        <w:t>species</w:t>
      </w:r>
    </w:p>
    <w:p w14:paraId="20E74BE7" w14:textId="77777777" w:rsidR="00A43655" w:rsidRDefault="003254AF">
      <w:pPr>
        <w:spacing w:before="138"/>
        <w:ind w:left="143"/>
      </w:pPr>
      <w:proofErr w:type="spellStart"/>
      <w:r>
        <w:rPr>
          <w:i/>
          <w:spacing w:val="-5"/>
          <w:w w:val="105"/>
        </w:rPr>
        <w:t>sp</w:t>
      </w:r>
      <w:proofErr w:type="spellEnd"/>
      <w:r>
        <w:rPr>
          <w:spacing w:val="-5"/>
          <w:w w:val="105"/>
        </w:rPr>
        <w:t>;</w:t>
      </w:r>
    </w:p>
    <w:p w14:paraId="6457B1CF" w14:textId="77777777" w:rsidR="00A43655" w:rsidRDefault="003254AF">
      <w:pPr>
        <w:pStyle w:val="BodyText"/>
        <w:spacing w:before="138" w:line="362" w:lineRule="auto"/>
        <w:ind w:left="143" w:right="43"/>
      </w:pPr>
      <w:r>
        <w:rPr>
          <w:i/>
          <w:w w:val="105"/>
        </w:rPr>
        <w:t>β</w:t>
      </w:r>
      <w:proofErr w:type="gramStart"/>
      <w:r>
        <w:rPr>
          <w:w w:val="105"/>
          <w:vertAlign w:val="subscript"/>
        </w:rPr>
        <w:t>2,sp</w:t>
      </w:r>
      <w:proofErr w:type="gramEnd"/>
      <w:r>
        <w:rPr>
          <w:spacing w:val="17"/>
          <w:w w:val="105"/>
        </w:rPr>
        <w:t xml:space="preserve"> </w:t>
      </w:r>
      <w:r>
        <w:rPr>
          <w:w w:val="105"/>
        </w:rPr>
        <w:t xml:space="preserve">is the slope for the relationship between previous-year growth and seed production as the lag effect for species </w:t>
      </w:r>
      <w:proofErr w:type="spellStart"/>
      <w:proofErr w:type="gramStart"/>
      <w:r>
        <w:rPr>
          <w:i/>
          <w:w w:val="105"/>
        </w:rPr>
        <w:t>sp</w:t>
      </w:r>
      <w:proofErr w:type="spellEnd"/>
      <w:r>
        <w:rPr>
          <w:w w:val="105"/>
        </w:rPr>
        <w:t>;</w:t>
      </w:r>
      <w:proofErr w:type="gramEnd"/>
    </w:p>
    <w:p w14:paraId="134D4AB0" w14:textId="77777777" w:rsidR="00A43655" w:rsidRDefault="003254AF">
      <w:pPr>
        <w:pStyle w:val="BodyText"/>
        <w:spacing w:before="2"/>
        <w:ind w:left="143"/>
      </w:pPr>
      <w:r>
        <w:rPr>
          <w:i/>
          <w:w w:val="105"/>
        </w:rPr>
        <w:t>β</w:t>
      </w:r>
      <w:proofErr w:type="gramStart"/>
      <w:r>
        <w:rPr>
          <w:w w:val="105"/>
          <w:vertAlign w:val="subscript"/>
        </w:rPr>
        <w:t>3,sp</w:t>
      </w:r>
      <w:proofErr w:type="gramEnd"/>
      <w:r>
        <w:rPr>
          <w:spacing w:val="12"/>
          <w:w w:val="105"/>
        </w:rPr>
        <w:t xml:space="preserve"> </w:t>
      </w:r>
      <w:r>
        <w:rPr>
          <w:w w:val="105"/>
        </w:rPr>
        <w:t>is</w:t>
      </w:r>
      <w:r>
        <w:rPr>
          <w:spacing w:val="5"/>
          <w:w w:val="105"/>
        </w:rPr>
        <w:t xml:space="preserve"> </w:t>
      </w:r>
      <w:r>
        <w:rPr>
          <w:w w:val="105"/>
        </w:rPr>
        <w:t>the</w:t>
      </w:r>
      <w:r>
        <w:rPr>
          <w:spacing w:val="5"/>
          <w:w w:val="105"/>
        </w:rPr>
        <w:t xml:space="preserve"> </w:t>
      </w:r>
      <w:r>
        <w:rPr>
          <w:w w:val="105"/>
        </w:rPr>
        <w:t>effect</w:t>
      </w:r>
      <w:r>
        <w:rPr>
          <w:spacing w:val="6"/>
          <w:w w:val="105"/>
        </w:rPr>
        <w:t xml:space="preserve"> </w:t>
      </w:r>
      <w:r>
        <w:rPr>
          <w:w w:val="105"/>
        </w:rPr>
        <w:t>of</w:t>
      </w:r>
      <w:r>
        <w:rPr>
          <w:spacing w:val="5"/>
          <w:w w:val="105"/>
        </w:rPr>
        <w:t xml:space="preserve"> </w:t>
      </w:r>
      <w:r>
        <w:rPr>
          <w:w w:val="105"/>
        </w:rPr>
        <w:t>elevation</w:t>
      </w:r>
      <w:r>
        <w:rPr>
          <w:spacing w:val="5"/>
          <w:w w:val="105"/>
        </w:rPr>
        <w:t xml:space="preserve"> </w:t>
      </w:r>
      <w:r>
        <w:rPr>
          <w:w w:val="105"/>
        </w:rPr>
        <w:t>on</w:t>
      </w:r>
      <w:r>
        <w:rPr>
          <w:spacing w:val="5"/>
          <w:w w:val="105"/>
        </w:rPr>
        <w:t xml:space="preserve"> </w:t>
      </w:r>
      <w:r>
        <w:rPr>
          <w:w w:val="105"/>
        </w:rPr>
        <w:t>seed</w:t>
      </w:r>
      <w:r>
        <w:rPr>
          <w:spacing w:val="6"/>
          <w:w w:val="105"/>
        </w:rPr>
        <w:t xml:space="preserve"> </w:t>
      </w:r>
      <w:r>
        <w:rPr>
          <w:w w:val="105"/>
        </w:rPr>
        <w:t>production</w:t>
      </w:r>
      <w:r>
        <w:rPr>
          <w:spacing w:val="5"/>
          <w:w w:val="105"/>
        </w:rPr>
        <w:t xml:space="preserve"> </w:t>
      </w:r>
      <w:r>
        <w:rPr>
          <w:w w:val="105"/>
        </w:rPr>
        <w:t>for</w:t>
      </w:r>
      <w:r>
        <w:rPr>
          <w:spacing w:val="5"/>
          <w:w w:val="105"/>
        </w:rPr>
        <w:t xml:space="preserve"> </w:t>
      </w:r>
      <w:r>
        <w:rPr>
          <w:w w:val="105"/>
        </w:rPr>
        <w:t>species</w:t>
      </w:r>
      <w:r>
        <w:rPr>
          <w:spacing w:val="5"/>
          <w:w w:val="105"/>
        </w:rPr>
        <w:t xml:space="preserve"> </w:t>
      </w:r>
      <w:r>
        <w:rPr>
          <w:i/>
          <w:spacing w:val="-5"/>
          <w:w w:val="105"/>
        </w:rPr>
        <w:t>sp</w:t>
      </w:r>
      <w:r>
        <w:rPr>
          <w:spacing w:val="-5"/>
          <w:w w:val="105"/>
        </w:rPr>
        <w:t>.</w:t>
      </w:r>
    </w:p>
    <w:p w14:paraId="1736F86A" w14:textId="77777777" w:rsidR="00A43655" w:rsidRDefault="00A43655">
      <w:pPr>
        <w:pStyle w:val="BodyText"/>
      </w:pPr>
    </w:p>
    <w:p w14:paraId="32E4B002" w14:textId="77777777" w:rsidR="00A43655" w:rsidRDefault="00A43655">
      <w:pPr>
        <w:pStyle w:val="BodyText"/>
        <w:spacing w:before="117"/>
      </w:pPr>
    </w:p>
    <w:p w14:paraId="0A410ABB" w14:textId="77777777" w:rsidR="00A43655" w:rsidRDefault="003254AF">
      <w:pPr>
        <w:pStyle w:val="Heading2"/>
        <w:numPr>
          <w:ilvl w:val="1"/>
          <w:numId w:val="2"/>
        </w:numPr>
        <w:tabs>
          <w:tab w:val="left" w:pos="756"/>
        </w:tabs>
      </w:pPr>
      <w:r>
        <w:rPr>
          <w:spacing w:val="-2"/>
          <w:w w:val="115"/>
        </w:rPr>
        <w:t>Significance</w:t>
      </w:r>
    </w:p>
    <w:p w14:paraId="7C455EC7" w14:textId="77777777" w:rsidR="00A43655" w:rsidRDefault="00A43655">
      <w:pPr>
        <w:pStyle w:val="BodyText"/>
        <w:spacing w:before="198"/>
        <w:rPr>
          <w:b/>
          <w:sz w:val="24"/>
        </w:rPr>
      </w:pPr>
    </w:p>
    <w:p w14:paraId="0C51F700" w14:textId="77777777" w:rsidR="00A43655" w:rsidRDefault="003254AF">
      <w:pPr>
        <w:pStyle w:val="BodyText"/>
        <w:spacing w:before="1" w:line="362" w:lineRule="auto"/>
        <w:ind w:left="143" w:right="139"/>
        <w:jc w:val="both"/>
      </w:pPr>
      <w:r>
        <w:rPr>
          <w:w w:val="105"/>
        </w:rPr>
        <w:t>Understanding</w:t>
      </w:r>
      <w:r>
        <w:rPr>
          <w:spacing w:val="-12"/>
          <w:w w:val="105"/>
        </w:rPr>
        <w:t xml:space="preserve"> </w:t>
      </w:r>
      <w:r>
        <w:rPr>
          <w:w w:val="105"/>
        </w:rPr>
        <w:t>the</w:t>
      </w:r>
      <w:r>
        <w:rPr>
          <w:spacing w:val="-11"/>
          <w:w w:val="105"/>
        </w:rPr>
        <w:t xml:space="preserve"> </w:t>
      </w:r>
      <w:r>
        <w:rPr>
          <w:w w:val="105"/>
        </w:rPr>
        <w:t>relationship</w:t>
      </w:r>
      <w:r>
        <w:rPr>
          <w:spacing w:val="-11"/>
          <w:w w:val="105"/>
        </w:rPr>
        <w:t xml:space="preserve"> </w:t>
      </w:r>
      <w:r>
        <w:rPr>
          <w:w w:val="105"/>
        </w:rPr>
        <w:t>between</w:t>
      </w:r>
      <w:r>
        <w:rPr>
          <w:spacing w:val="-11"/>
          <w:w w:val="105"/>
        </w:rPr>
        <w:t xml:space="preserve"> </w:t>
      </w:r>
      <w:r>
        <w:rPr>
          <w:w w:val="105"/>
        </w:rPr>
        <w:t>masting</w:t>
      </w:r>
      <w:r>
        <w:rPr>
          <w:spacing w:val="-12"/>
          <w:w w:val="105"/>
        </w:rPr>
        <w:t xml:space="preserve"> </w:t>
      </w:r>
      <w:r>
        <w:rPr>
          <w:w w:val="105"/>
        </w:rPr>
        <w:t>and</w:t>
      </w:r>
      <w:r>
        <w:rPr>
          <w:spacing w:val="-11"/>
          <w:w w:val="105"/>
        </w:rPr>
        <w:t xml:space="preserve"> </w:t>
      </w:r>
      <w:r>
        <w:rPr>
          <w:w w:val="105"/>
        </w:rPr>
        <w:t>growth</w:t>
      </w:r>
      <w:r>
        <w:rPr>
          <w:spacing w:val="-11"/>
          <w:w w:val="105"/>
        </w:rPr>
        <w:t xml:space="preserve"> </w:t>
      </w:r>
      <w:r>
        <w:rPr>
          <w:w w:val="105"/>
        </w:rPr>
        <w:t>is</w:t>
      </w:r>
      <w:r>
        <w:rPr>
          <w:spacing w:val="-11"/>
          <w:w w:val="105"/>
        </w:rPr>
        <w:t xml:space="preserve"> </w:t>
      </w:r>
      <w:r>
        <w:rPr>
          <w:w w:val="105"/>
        </w:rPr>
        <w:t>important</w:t>
      </w:r>
      <w:r>
        <w:rPr>
          <w:spacing w:val="-11"/>
          <w:w w:val="105"/>
        </w:rPr>
        <w:t xml:space="preserve"> </w:t>
      </w:r>
      <w:r>
        <w:rPr>
          <w:w w:val="105"/>
        </w:rPr>
        <w:t>for</w:t>
      </w:r>
      <w:r>
        <w:rPr>
          <w:spacing w:val="-11"/>
          <w:w w:val="105"/>
        </w:rPr>
        <w:t xml:space="preserve"> </w:t>
      </w:r>
      <w:r>
        <w:rPr>
          <w:w w:val="105"/>
        </w:rPr>
        <w:t>predicting</w:t>
      </w:r>
      <w:r>
        <w:rPr>
          <w:spacing w:val="-12"/>
          <w:w w:val="105"/>
        </w:rPr>
        <w:t xml:space="preserve"> </w:t>
      </w:r>
      <w:r>
        <w:rPr>
          <w:w w:val="105"/>
        </w:rPr>
        <w:t>how</w:t>
      </w:r>
      <w:r>
        <w:rPr>
          <w:spacing w:val="-12"/>
          <w:w w:val="105"/>
        </w:rPr>
        <w:t xml:space="preserve"> </w:t>
      </w:r>
      <w:r>
        <w:rPr>
          <w:w w:val="105"/>
        </w:rPr>
        <w:t>tree species will respond to changing environmental factors, particularly in the context of extended growing</w:t>
      </w:r>
      <w:r>
        <w:rPr>
          <w:spacing w:val="-7"/>
          <w:w w:val="105"/>
        </w:rPr>
        <w:t xml:space="preserve"> </w:t>
      </w:r>
      <w:r>
        <w:rPr>
          <w:w w:val="105"/>
        </w:rPr>
        <w:t>seasons</w:t>
      </w:r>
      <w:r>
        <w:rPr>
          <w:spacing w:val="-7"/>
          <w:w w:val="105"/>
        </w:rPr>
        <w:t xml:space="preserve"> </w:t>
      </w:r>
      <w:r>
        <w:rPr>
          <w:w w:val="105"/>
        </w:rPr>
        <w:t>with</w:t>
      </w:r>
      <w:r>
        <w:rPr>
          <w:spacing w:val="-7"/>
          <w:w w:val="105"/>
        </w:rPr>
        <w:t xml:space="preserve"> </w:t>
      </w:r>
      <w:r>
        <w:rPr>
          <w:w w:val="105"/>
        </w:rPr>
        <w:t>climate</w:t>
      </w:r>
      <w:r>
        <w:rPr>
          <w:spacing w:val="-7"/>
          <w:w w:val="105"/>
        </w:rPr>
        <w:t xml:space="preserve"> </w:t>
      </w:r>
      <w:r>
        <w:rPr>
          <w:w w:val="105"/>
        </w:rPr>
        <w:t>change,</w:t>
      </w:r>
      <w:r>
        <w:rPr>
          <w:spacing w:val="-6"/>
          <w:w w:val="105"/>
        </w:rPr>
        <w:t xml:space="preserve"> </w:t>
      </w:r>
      <w:r>
        <w:rPr>
          <w:w w:val="105"/>
        </w:rPr>
        <w:t>where</w:t>
      </w:r>
      <w:r>
        <w:rPr>
          <w:spacing w:val="-7"/>
          <w:w w:val="105"/>
        </w:rPr>
        <w:t xml:space="preserve"> </w:t>
      </w:r>
      <w:r>
        <w:rPr>
          <w:w w:val="105"/>
        </w:rPr>
        <w:t>how</w:t>
      </w:r>
      <w:r>
        <w:rPr>
          <w:spacing w:val="-8"/>
          <w:w w:val="105"/>
        </w:rPr>
        <w:t xml:space="preserve"> </w:t>
      </w:r>
      <w:r>
        <w:rPr>
          <w:w w:val="105"/>
        </w:rPr>
        <w:t>trees</w:t>
      </w:r>
      <w:r>
        <w:rPr>
          <w:spacing w:val="-7"/>
          <w:w w:val="105"/>
        </w:rPr>
        <w:t xml:space="preserve"> </w:t>
      </w:r>
      <w:r>
        <w:rPr>
          <w:w w:val="105"/>
        </w:rPr>
        <w:t>allocate</w:t>
      </w:r>
      <w:r>
        <w:rPr>
          <w:spacing w:val="-7"/>
          <w:w w:val="105"/>
        </w:rPr>
        <w:t xml:space="preserve"> </w:t>
      </w:r>
      <w:r>
        <w:rPr>
          <w:w w:val="105"/>
        </w:rPr>
        <w:t>additional</w:t>
      </w:r>
      <w:r>
        <w:rPr>
          <w:spacing w:val="-7"/>
          <w:w w:val="105"/>
        </w:rPr>
        <w:t xml:space="preserve"> </w:t>
      </w:r>
      <w:r>
        <w:rPr>
          <w:w w:val="105"/>
        </w:rPr>
        <w:t>carbon</w:t>
      </w:r>
      <w:r>
        <w:rPr>
          <w:spacing w:val="-7"/>
          <w:w w:val="105"/>
        </w:rPr>
        <w:t xml:space="preserve"> </w:t>
      </w:r>
      <w:r>
        <w:rPr>
          <w:w w:val="105"/>
        </w:rPr>
        <w:t>can</w:t>
      </w:r>
      <w:r>
        <w:rPr>
          <w:spacing w:val="-7"/>
          <w:w w:val="105"/>
        </w:rPr>
        <w:t xml:space="preserve"> </w:t>
      </w:r>
      <w:r>
        <w:rPr>
          <w:w w:val="105"/>
        </w:rPr>
        <w:t>impact</w:t>
      </w:r>
      <w:r>
        <w:rPr>
          <w:spacing w:val="-7"/>
          <w:w w:val="105"/>
        </w:rPr>
        <w:t xml:space="preserve"> </w:t>
      </w:r>
      <w:r>
        <w:rPr>
          <w:w w:val="105"/>
        </w:rPr>
        <w:t>the global carbon cycle.</w:t>
      </w:r>
      <w:r>
        <w:rPr>
          <w:spacing w:val="40"/>
          <w:w w:val="105"/>
        </w:rPr>
        <w:t xml:space="preserve"> </w:t>
      </w:r>
      <w:r>
        <w:rPr>
          <w:w w:val="105"/>
        </w:rPr>
        <w:t>By examining how these processes interact, we can gain insights into the adaptive strategies of different species and their potential resilience or vulnerability to future climate changes.</w:t>
      </w:r>
      <w:r>
        <w:rPr>
          <w:spacing w:val="40"/>
          <w:w w:val="105"/>
        </w:rPr>
        <w:t xml:space="preserve"> </w:t>
      </w:r>
      <w:r>
        <w:rPr>
          <w:w w:val="105"/>
        </w:rPr>
        <w:t>This knowledge could help us make more informed predictions about future forest</w:t>
      </w:r>
      <w:r>
        <w:rPr>
          <w:spacing w:val="-1"/>
          <w:w w:val="105"/>
        </w:rPr>
        <w:t xml:space="preserve"> </w:t>
      </w:r>
      <w:r>
        <w:rPr>
          <w:w w:val="105"/>
        </w:rPr>
        <w:t>dynamics, including</w:t>
      </w:r>
      <w:r>
        <w:rPr>
          <w:spacing w:val="-1"/>
          <w:w w:val="105"/>
        </w:rPr>
        <w:t xml:space="preserve"> </w:t>
      </w:r>
      <w:r>
        <w:rPr>
          <w:w w:val="105"/>
        </w:rPr>
        <w:t>shifts</w:t>
      </w:r>
      <w:r>
        <w:rPr>
          <w:spacing w:val="-1"/>
          <w:w w:val="105"/>
        </w:rPr>
        <w:t xml:space="preserve"> </w:t>
      </w:r>
      <w:r>
        <w:rPr>
          <w:w w:val="105"/>
        </w:rPr>
        <w:t>in</w:t>
      </w:r>
      <w:r>
        <w:rPr>
          <w:spacing w:val="-1"/>
          <w:w w:val="105"/>
        </w:rPr>
        <w:t xml:space="preserve"> </w:t>
      </w:r>
      <w:r>
        <w:rPr>
          <w:w w:val="105"/>
        </w:rPr>
        <w:t>species</w:t>
      </w:r>
      <w:r>
        <w:rPr>
          <w:spacing w:val="-1"/>
          <w:w w:val="105"/>
        </w:rPr>
        <w:t xml:space="preserve"> </w:t>
      </w:r>
      <w:r>
        <w:rPr>
          <w:w w:val="105"/>
        </w:rPr>
        <w:t>composition, regeneration, and ecosystem</w:t>
      </w:r>
      <w:r>
        <w:rPr>
          <w:spacing w:val="-1"/>
          <w:w w:val="105"/>
        </w:rPr>
        <w:t xml:space="preserve"> </w:t>
      </w:r>
      <w:r>
        <w:rPr>
          <w:w w:val="105"/>
        </w:rPr>
        <w:t>health.</w:t>
      </w:r>
      <w:r>
        <w:rPr>
          <w:spacing w:val="25"/>
          <w:w w:val="105"/>
        </w:rPr>
        <w:t xml:space="preserve"> </w:t>
      </w:r>
      <w:r>
        <w:rPr>
          <w:w w:val="105"/>
        </w:rPr>
        <w:t xml:space="preserve">As climate conditions continue to shift, understanding the masting behavior and growth responses </w:t>
      </w:r>
      <w:r>
        <w:rPr>
          <w:spacing w:val="-2"/>
          <w:w w:val="105"/>
        </w:rPr>
        <w:t>will</w:t>
      </w:r>
      <w:r>
        <w:rPr>
          <w:spacing w:val="-4"/>
          <w:w w:val="105"/>
        </w:rPr>
        <w:t xml:space="preserve"> </w:t>
      </w:r>
      <w:r>
        <w:rPr>
          <w:spacing w:val="-2"/>
          <w:w w:val="105"/>
        </w:rPr>
        <w:t>be</w:t>
      </w:r>
      <w:r>
        <w:rPr>
          <w:spacing w:val="-5"/>
          <w:w w:val="105"/>
        </w:rPr>
        <w:t xml:space="preserve"> </w:t>
      </w:r>
      <w:r>
        <w:rPr>
          <w:spacing w:val="-2"/>
          <w:w w:val="105"/>
        </w:rPr>
        <w:t>essential</w:t>
      </w:r>
      <w:r>
        <w:rPr>
          <w:spacing w:val="-4"/>
          <w:w w:val="105"/>
        </w:rPr>
        <w:t xml:space="preserve"> </w:t>
      </w:r>
      <w:r>
        <w:rPr>
          <w:spacing w:val="-2"/>
          <w:w w:val="105"/>
        </w:rPr>
        <w:t>for</w:t>
      </w:r>
      <w:r>
        <w:rPr>
          <w:spacing w:val="-4"/>
          <w:w w:val="105"/>
        </w:rPr>
        <w:t xml:space="preserve"> </w:t>
      </w:r>
      <w:r>
        <w:rPr>
          <w:spacing w:val="-2"/>
          <w:w w:val="105"/>
        </w:rPr>
        <w:t>effective</w:t>
      </w:r>
      <w:r>
        <w:rPr>
          <w:spacing w:val="-5"/>
          <w:w w:val="105"/>
        </w:rPr>
        <w:t xml:space="preserve"> </w:t>
      </w:r>
      <w:r>
        <w:rPr>
          <w:spacing w:val="-2"/>
          <w:w w:val="105"/>
        </w:rPr>
        <w:t>forest</w:t>
      </w:r>
      <w:r>
        <w:rPr>
          <w:spacing w:val="-4"/>
          <w:w w:val="105"/>
        </w:rPr>
        <w:t xml:space="preserve"> </w:t>
      </w:r>
      <w:r>
        <w:rPr>
          <w:spacing w:val="-2"/>
          <w:w w:val="105"/>
        </w:rPr>
        <w:t>management</w:t>
      </w:r>
      <w:r>
        <w:rPr>
          <w:spacing w:val="-4"/>
          <w:w w:val="105"/>
        </w:rPr>
        <w:t xml:space="preserve"> </w:t>
      </w:r>
      <w:r>
        <w:rPr>
          <w:spacing w:val="-2"/>
          <w:w w:val="105"/>
        </w:rPr>
        <w:t>and</w:t>
      </w:r>
      <w:r>
        <w:rPr>
          <w:spacing w:val="-4"/>
          <w:w w:val="105"/>
        </w:rPr>
        <w:t xml:space="preserve"> </w:t>
      </w:r>
      <w:r>
        <w:rPr>
          <w:spacing w:val="-2"/>
          <w:w w:val="105"/>
        </w:rPr>
        <w:t>conservation</w:t>
      </w:r>
      <w:r>
        <w:rPr>
          <w:spacing w:val="-4"/>
          <w:w w:val="105"/>
        </w:rPr>
        <w:t xml:space="preserve"> </w:t>
      </w:r>
      <w:r>
        <w:rPr>
          <w:spacing w:val="-2"/>
          <w:w w:val="105"/>
        </w:rPr>
        <w:t>efforts, helping</w:t>
      </w:r>
      <w:r>
        <w:rPr>
          <w:spacing w:val="-4"/>
          <w:w w:val="105"/>
        </w:rPr>
        <w:t xml:space="preserve"> </w:t>
      </w:r>
      <w:r>
        <w:rPr>
          <w:spacing w:val="-2"/>
          <w:w w:val="105"/>
        </w:rPr>
        <w:t>us</w:t>
      </w:r>
      <w:r>
        <w:rPr>
          <w:spacing w:val="-4"/>
          <w:w w:val="105"/>
        </w:rPr>
        <w:t xml:space="preserve"> </w:t>
      </w:r>
      <w:r>
        <w:rPr>
          <w:spacing w:val="-2"/>
          <w:w w:val="105"/>
        </w:rPr>
        <w:t>to</w:t>
      </w:r>
      <w:r>
        <w:rPr>
          <w:spacing w:val="-4"/>
          <w:w w:val="105"/>
        </w:rPr>
        <w:t xml:space="preserve"> </w:t>
      </w:r>
      <w:r>
        <w:rPr>
          <w:spacing w:val="-2"/>
          <w:w w:val="105"/>
        </w:rPr>
        <w:t xml:space="preserve">anticipate </w:t>
      </w:r>
      <w:r>
        <w:rPr>
          <w:w w:val="105"/>
        </w:rPr>
        <w:t>changes</w:t>
      </w:r>
      <w:r>
        <w:rPr>
          <w:spacing w:val="-2"/>
          <w:w w:val="105"/>
        </w:rPr>
        <w:t xml:space="preserve"> </w:t>
      </w:r>
      <w:r>
        <w:rPr>
          <w:w w:val="105"/>
        </w:rPr>
        <w:t>and</w:t>
      </w:r>
      <w:r>
        <w:rPr>
          <w:spacing w:val="-1"/>
          <w:w w:val="105"/>
        </w:rPr>
        <w:t xml:space="preserve"> </w:t>
      </w:r>
      <w:r>
        <w:rPr>
          <w:w w:val="105"/>
        </w:rPr>
        <w:t>make</w:t>
      </w:r>
      <w:r>
        <w:rPr>
          <w:spacing w:val="-2"/>
          <w:w w:val="105"/>
        </w:rPr>
        <w:t xml:space="preserve"> </w:t>
      </w:r>
      <w:r>
        <w:rPr>
          <w:w w:val="105"/>
        </w:rPr>
        <w:t>management</w:t>
      </w:r>
      <w:r>
        <w:rPr>
          <w:spacing w:val="-1"/>
          <w:w w:val="105"/>
        </w:rPr>
        <w:t xml:space="preserve"> </w:t>
      </w:r>
      <w:r>
        <w:rPr>
          <w:w w:val="105"/>
        </w:rPr>
        <w:t>plans</w:t>
      </w:r>
      <w:r>
        <w:rPr>
          <w:spacing w:val="-2"/>
          <w:w w:val="105"/>
        </w:rPr>
        <w:t xml:space="preserve"> </w:t>
      </w:r>
      <w:r>
        <w:rPr>
          <w:w w:val="105"/>
        </w:rPr>
        <w:t>that</w:t>
      </w:r>
      <w:r>
        <w:rPr>
          <w:spacing w:val="-1"/>
          <w:w w:val="105"/>
        </w:rPr>
        <w:t xml:space="preserve"> </w:t>
      </w:r>
      <w:r>
        <w:rPr>
          <w:w w:val="105"/>
        </w:rPr>
        <w:t>will</w:t>
      </w:r>
      <w:r>
        <w:rPr>
          <w:spacing w:val="-1"/>
          <w:w w:val="105"/>
        </w:rPr>
        <w:t xml:space="preserve"> </w:t>
      </w:r>
      <w:r>
        <w:rPr>
          <w:w w:val="105"/>
        </w:rPr>
        <w:t>support</w:t>
      </w:r>
      <w:r>
        <w:rPr>
          <w:spacing w:val="-1"/>
          <w:w w:val="105"/>
        </w:rPr>
        <w:t xml:space="preserve"> </w:t>
      </w:r>
      <w:r>
        <w:rPr>
          <w:w w:val="105"/>
        </w:rPr>
        <w:t>the</w:t>
      </w:r>
      <w:r>
        <w:rPr>
          <w:spacing w:val="-2"/>
          <w:w w:val="105"/>
        </w:rPr>
        <w:t xml:space="preserve"> </w:t>
      </w:r>
      <w:r>
        <w:rPr>
          <w:w w:val="105"/>
        </w:rPr>
        <w:t>sustainability</w:t>
      </w:r>
      <w:r>
        <w:rPr>
          <w:spacing w:val="-2"/>
          <w:w w:val="105"/>
        </w:rPr>
        <w:t xml:space="preserve"> </w:t>
      </w:r>
      <w:r>
        <w:rPr>
          <w:w w:val="105"/>
        </w:rPr>
        <w:t>and</w:t>
      </w:r>
      <w:r>
        <w:rPr>
          <w:spacing w:val="-1"/>
          <w:w w:val="105"/>
        </w:rPr>
        <w:t xml:space="preserve"> </w:t>
      </w:r>
      <w:r>
        <w:rPr>
          <w:w w:val="105"/>
        </w:rPr>
        <w:t>resilience</w:t>
      </w:r>
      <w:r>
        <w:rPr>
          <w:spacing w:val="-2"/>
          <w:w w:val="105"/>
        </w:rPr>
        <w:t xml:space="preserve"> </w:t>
      </w:r>
      <w:r>
        <w:rPr>
          <w:w w:val="105"/>
        </w:rPr>
        <w:t>of</w:t>
      </w:r>
      <w:r>
        <w:rPr>
          <w:spacing w:val="-2"/>
          <w:w w:val="105"/>
        </w:rPr>
        <w:t xml:space="preserve"> </w:t>
      </w:r>
      <w:r>
        <w:rPr>
          <w:w w:val="105"/>
        </w:rPr>
        <w:t xml:space="preserve">forest </w:t>
      </w:r>
      <w:r>
        <w:rPr>
          <w:spacing w:val="-2"/>
          <w:w w:val="105"/>
        </w:rPr>
        <w:t>ecosystems.</w:t>
      </w:r>
    </w:p>
    <w:p w14:paraId="3F7D7478"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4AEA05A5" w14:textId="77777777" w:rsidR="00A43655" w:rsidRDefault="003254AF">
      <w:pPr>
        <w:pStyle w:val="Heading1"/>
        <w:numPr>
          <w:ilvl w:val="0"/>
          <w:numId w:val="2"/>
        </w:numPr>
        <w:tabs>
          <w:tab w:val="left" w:pos="628"/>
        </w:tabs>
        <w:spacing w:before="32"/>
        <w:ind w:hanging="484"/>
      </w:pPr>
      <w:bookmarkStart w:id="26" w:name="Investigate_how_changing_climate_affect_"/>
      <w:bookmarkEnd w:id="26"/>
      <w:r>
        <w:rPr>
          <w:w w:val="120"/>
        </w:rPr>
        <w:lastRenderedPageBreak/>
        <w:t>Investigate</w:t>
      </w:r>
      <w:r>
        <w:rPr>
          <w:spacing w:val="5"/>
          <w:w w:val="120"/>
        </w:rPr>
        <w:t xml:space="preserve"> </w:t>
      </w:r>
      <w:r>
        <w:rPr>
          <w:w w:val="120"/>
        </w:rPr>
        <w:t>how</w:t>
      </w:r>
      <w:r>
        <w:rPr>
          <w:spacing w:val="6"/>
          <w:w w:val="120"/>
        </w:rPr>
        <w:t xml:space="preserve"> </w:t>
      </w:r>
      <w:r>
        <w:rPr>
          <w:w w:val="120"/>
        </w:rPr>
        <w:t>changing</w:t>
      </w:r>
      <w:r>
        <w:rPr>
          <w:spacing w:val="6"/>
          <w:w w:val="120"/>
        </w:rPr>
        <w:t xml:space="preserve"> </w:t>
      </w:r>
      <w:r>
        <w:rPr>
          <w:w w:val="120"/>
        </w:rPr>
        <w:t>climate</w:t>
      </w:r>
      <w:r>
        <w:rPr>
          <w:spacing w:val="6"/>
          <w:w w:val="120"/>
        </w:rPr>
        <w:t xml:space="preserve"> </w:t>
      </w:r>
      <w:r>
        <w:rPr>
          <w:w w:val="120"/>
        </w:rPr>
        <w:t>affect</w:t>
      </w:r>
      <w:r>
        <w:rPr>
          <w:spacing w:val="6"/>
          <w:w w:val="120"/>
        </w:rPr>
        <w:t xml:space="preserve"> </w:t>
      </w:r>
      <w:r>
        <w:rPr>
          <w:w w:val="120"/>
        </w:rPr>
        <w:t>masting</w:t>
      </w:r>
      <w:r>
        <w:rPr>
          <w:spacing w:val="5"/>
          <w:w w:val="120"/>
        </w:rPr>
        <w:t xml:space="preserve"> </w:t>
      </w:r>
      <w:r>
        <w:rPr>
          <w:spacing w:val="-2"/>
          <w:w w:val="120"/>
        </w:rPr>
        <w:t>dynamics</w:t>
      </w:r>
    </w:p>
    <w:p w14:paraId="0EE773EB" w14:textId="77777777" w:rsidR="00A43655" w:rsidRDefault="00A43655">
      <w:pPr>
        <w:pStyle w:val="BodyText"/>
        <w:spacing w:before="214"/>
        <w:rPr>
          <w:b/>
          <w:sz w:val="28"/>
        </w:rPr>
      </w:pPr>
    </w:p>
    <w:p w14:paraId="6056C434" w14:textId="43DD4E15" w:rsidR="00A43655" w:rsidRDefault="003254AF">
      <w:pPr>
        <w:pStyle w:val="BodyText"/>
        <w:spacing w:before="1" w:line="362" w:lineRule="auto"/>
        <w:ind w:left="143" w:right="139"/>
        <w:jc w:val="both"/>
      </w:pPr>
      <w:r>
        <w:rPr>
          <w:w w:val="105"/>
        </w:rPr>
        <w:t>Plants need to assimilate enough resources to produce seeds, a process that requires a com- bination of environmental conditions including sufficient light, water, nutrients and suitable temperature.</w:t>
      </w:r>
      <w:r>
        <w:rPr>
          <w:spacing w:val="40"/>
          <w:w w:val="105"/>
        </w:rPr>
        <w:t xml:space="preserve"> </w:t>
      </w:r>
      <w:commentRangeStart w:id="27"/>
      <w:r>
        <w:rPr>
          <w:w w:val="105"/>
        </w:rPr>
        <w:t>These factors directly influence mast seeding by affecting the seed development process or affect it indirectly through their effects on flowering and growth</w:t>
      </w:r>
      <w:commentRangeEnd w:id="27"/>
      <w:r w:rsidR="005E32C2">
        <w:rPr>
          <w:rStyle w:val="CommentReference"/>
        </w:rPr>
        <w:commentReference w:id="27"/>
      </w:r>
      <w:r>
        <w:rPr>
          <w:w w:val="105"/>
        </w:rPr>
        <w:t>.</w:t>
      </w:r>
      <w:r>
        <w:rPr>
          <w:spacing w:val="40"/>
          <w:w w:val="105"/>
        </w:rPr>
        <w:t xml:space="preserve"> </w:t>
      </w:r>
      <w:commentRangeStart w:id="28"/>
      <w:r>
        <w:rPr>
          <w:w w:val="105"/>
        </w:rPr>
        <w:t xml:space="preserve">Flowering, for instance, is regulated by daylength, with light influencing the production of hormones that con- </w:t>
      </w:r>
      <w:proofErr w:type="spellStart"/>
      <w:r>
        <w:rPr>
          <w:w w:val="105"/>
        </w:rPr>
        <w:t>trol</w:t>
      </w:r>
      <w:proofErr w:type="spellEnd"/>
      <w:r>
        <w:rPr>
          <w:w w:val="105"/>
        </w:rPr>
        <w:t xml:space="preserve"> both flowering and growth</w:t>
      </w:r>
      <w:commentRangeEnd w:id="28"/>
      <w:r w:rsidR="005E32C2">
        <w:rPr>
          <w:rStyle w:val="CommentReference"/>
        </w:rPr>
        <w:commentReference w:id="28"/>
      </w:r>
      <w:r>
        <w:rPr>
          <w:w w:val="105"/>
        </w:rPr>
        <w:t xml:space="preserve"> </w:t>
      </w:r>
      <w:hyperlink w:anchor="_bookmark48" w:history="1">
        <w:r w:rsidR="00A43655">
          <w:rPr>
            <w:w w:val="105"/>
          </w:rPr>
          <w:t>(Lau &amp; Deng,</w:t>
        </w:r>
      </w:hyperlink>
      <w:r>
        <w:rPr>
          <w:w w:val="105"/>
        </w:rPr>
        <w:t xml:space="preserve"> </w:t>
      </w:r>
      <w:hyperlink w:anchor="_bookmark48" w:history="1">
        <w:r w:rsidR="00A43655">
          <w:rPr>
            <w:w w:val="105"/>
          </w:rPr>
          <w:t>2010).</w:t>
        </w:r>
      </w:hyperlink>
      <w:r>
        <w:rPr>
          <w:spacing w:val="40"/>
          <w:w w:val="105"/>
        </w:rPr>
        <w:t xml:space="preserve"> </w:t>
      </w:r>
      <w:r>
        <w:rPr>
          <w:w w:val="105"/>
        </w:rPr>
        <w:t>Light is also crucial for photosynthesis, which</w:t>
      </w:r>
      <w:r>
        <w:rPr>
          <w:spacing w:val="-1"/>
          <w:w w:val="105"/>
        </w:rPr>
        <w:t xml:space="preserve"> </w:t>
      </w:r>
      <w:r>
        <w:rPr>
          <w:w w:val="105"/>
        </w:rPr>
        <w:t>supports</w:t>
      </w:r>
      <w:r>
        <w:rPr>
          <w:spacing w:val="-1"/>
          <w:w w:val="105"/>
        </w:rPr>
        <w:t xml:space="preserve"> </w:t>
      </w:r>
      <w:r>
        <w:rPr>
          <w:w w:val="105"/>
        </w:rPr>
        <w:t>healthy</w:t>
      </w:r>
      <w:r>
        <w:rPr>
          <w:spacing w:val="-1"/>
          <w:w w:val="105"/>
        </w:rPr>
        <w:t xml:space="preserve"> </w:t>
      </w:r>
      <w:r>
        <w:rPr>
          <w:w w:val="105"/>
        </w:rPr>
        <w:t>plant</w:t>
      </w:r>
      <w:r>
        <w:rPr>
          <w:spacing w:val="-1"/>
          <w:w w:val="105"/>
        </w:rPr>
        <w:t xml:space="preserve"> </w:t>
      </w:r>
      <w:r>
        <w:rPr>
          <w:w w:val="105"/>
        </w:rPr>
        <w:t>growth.</w:t>
      </w:r>
      <w:r>
        <w:rPr>
          <w:spacing w:val="20"/>
          <w:w w:val="105"/>
        </w:rPr>
        <w:t xml:space="preserve"> </w:t>
      </w:r>
      <w:r>
        <w:rPr>
          <w:w w:val="105"/>
        </w:rPr>
        <w:t>Water</w:t>
      </w:r>
      <w:r>
        <w:rPr>
          <w:spacing w:val="-1"/>
          <w:w w:val="105"/>
        </w:rPr>
        <w:t xml:space="preserve"> </w:t>
      </w:r>
      <w:r>
        <w:rPr>
          <w:w w:val="105"/>
        </w:rPr>
        <w:t>is</w:t>
      </w:r>
      <w:r>
        <w:rPr>
          <w:spacing w:val="-1"/>
          <w:w w:val="105"/>
        </w:rPr>
        <w:t xml:space="preserve"> </w:t>
      </w:r>
      <w:r>
        <w:rPr>
          <w:w w:val="105"/>
        </w:rPr>
        <w:t>another</w:t>
      </w:r>
      <w:r>
        <w:rPr>
          <w:spacing w:val="-1"/>
          <w:w w:val="105"/>
        </w:rPr>
        <w:t xml:space="preserve"> </w:t>
      </w:r>
      <w:r>
        <w:rPr>
          <w:w w:val="105"/>
        </w:rPr>
        <w:t>essential</w:t>
      </w:r>
      <w:r>
        <w:rPr>
          <w:spacing w:val="-1"/>
          <w:w w:val="105"/>
        </w:rPr>
        <w:t xml:space="preserve"> </w:t>
      </w:r>
      <w:r>
        <w:rPr>
          <w:w w:val="105"/>
        </w:rPr>
        <w:t>element</w:t>
      </w:r>
      <w:r>
        <w:rPr>
          <w:spacing w:val="-1"/>
          <w:w w:val="105"/>
        </w:rPr>
        <w:t xml:space="preserve"> </w:t>
      </w:r>
      <w:r>
        <w:rPr>
          <w:w w:val="105"/>
        </w:rPr>
        <w:t>for</w:t>
      </w:r>
      <w:r>
        <w:rPr>
          <w:spacing w:val="-1"/>
          <w:w w:val="105"/>
        </w:rPr>
        <w:t xml:space="preserve"> </w:t>
      </w:r>
      <w:r>
        <w:rPr>
          <w:w w:val="105"/>
        </w:rPr>
        <w:t>both</w:t>
      </w:r>
      <w:r>
        <w:rPr>
          <w:spacing w:val="-1"/>
          <w:w w:val="105"/>
        </w:rPr>
        <w:t xml:space="preserve"> </w:t>
      </w:r>
      <w:r>
        <w:rPr>
          <w:w w:val="105"/>
        </w:rPr>
        <w:t>flowering</w:t>
      </w:r>
      <w:r>
        <w:rPr>
          <w:spacing w:val="-1"/>
          <w:w w:val="105"/>
        </w:rPr>
        <w:t xml:space="preserve"> </w:t>
      </w:r>
      <w:r>
        <w:rPr>
          <w:w w:val="105"/>
        </w:rPr>
        <w:t>and fruiting.</w:t>
      </w:r>
      <w:r>
        <w:rPr>
          <w:spacing w:val="40"/>
          <w:w w:val="105"/>
        </w:rPr>
        <w:t xml:space="preserve"> </w:t>
      </w:r>
      <w:r>
        <w:rPr>
          <w:w w:val="105"/>
        </w:rPr>
        <w:t xml:space="preserve">When water is limited, plants conserve energy, leading to fewer or smaller flowers, reduced pollination, or early flower shedding </w:t>
      </w:r>
      <w:hyperlink w:anchor="_bookmark26" w:history="1">
        <w:r w:rsidR="00A43655">
          <w:rPr>
            <w:w w:val="105"/>
          </w:rPr>
          <w:t>(Gallagher &amp; Campbell,</w:t>
        </w:r>
      </w:hyperlink>
      <w:r>
        <w:rPr>
          <w:w w:val="105"/>
        </w:rPr>
        <w:t xml:space="preserve"> </w:t>
      </w:r>
      <w:hyperlink w:anchor="_bookmark26" w:history="1">
        <w:r w:rsidR="00A43655">
          <w:rPr>
            <w:w w:val="105"/>
          </w:rPr>
          <w:t>2017).</w:t>
        </w:r>
      </w:hyperlink>
      <w:r>
        <w:rPr>
          <w:w w:val="105"/>
        </w:rPr>
        <w:t xml:space="preserve"> After fertilization, water</w:t>
      </w:r>
      <w:r>
        <w:rPr>
          <w:spacing w:val="28"/>
          <w:w w:val="105"/>
        </w:rPr>
        <w:t xml:space="preserve"> </w:t>
      </w:r>
      <w:r>
        <w:rPr>
          <w:w w:val="105"/>
        </w:rPr>
        <w:t>continues</w:t>
      </w:r>
      <w:r>
        <w:rPr>
          <w:spacing w:val="27"/>
          <w:w w:val="105"/>
        </w:rPr>
        <w:t xml:space="preserve"> </w:t>
      </w:r>
      <w:r>
        <w:rPr>
          <w:w w:val="105"/>
        </w:rPr>
        <w:t>to</w:t>
      </w:r>
      <w:r>
        <w:rPr>
          <w:spacing w:val="27"/>
          <w:w w:val="105"/>
        </w:rPr>
        <w:t xml:space="preserve"> </w:t>
      </w:r>
      <w:r>
        <w:rPr>
          <w:w w:val="105"/>
        </w:rPr>
        <w:t>play</w:t>
      </w:r>
      <w:r>
        <w:rPr>
          <w:spacing w:val="27"/>
          <w:w w:val="105"/>
        </w:rPr>
        <w:t xml:space="preserve"> </w:t>
      </w:r>
      <w:r>
        <w:rPr>
          <w:w w:val="105"/>
        </w:rPr>
        <w:t>an</w:t>
      </w:r>
      <w:r>
        <w:rPr>
          <w:spacing w:val="28"/>
          <w:w w:val="105"/>
        </w:rPr>
        <w:t xml:space="preserve"> </w:t>
      </w:r>
      <w:r>
        <w:rPr>
          <w:w w:val="105"/>
        </w:rPr>
        <w:t>important</w:t>
      </w:r>
      <w:r>
        <w:rPr>
          <w:spacing w:val="28"/>
          <w:w w:val="105"/>
        </w:rPr>
        <w:t xml:space="preserve"> </w:t>
      </w:r>
      <w:r>
        <w:rPr>
          <w:w w:val="105"/>
        </w:rPr>
        <w:t>role</w:t>
      </w:r>
      <w:r>
        <w:rPr>
          <w:spacing w:val="27"/>
          <w:w w:val="105"/>
        </w:rPr>
        <w:t xml:space="preserve"> </w:t>
      </w:r>
      <w:r>
        <w:rPr>
          <w:w w:val="105"/>
        </w:rPr>
        <w:t>in</w:t>
      </w:r>
      <w:r>
        <w:rPr>
          <w:spacing w:val="27"/>
          <w:w w:val="105"/>
        </w:rPr>
        <w:t xml:space="preserve"> </w:t>
      </w:r>
      <w:r>
        <w:rPr>
          <w:w w:val="105"/>
        </w:rPr>
        <w:t>the</w:t>
      </w:r>
      <w:r>
        <w:rPr>
          <w:spacing w:val="28"/>
          <w:w w:val="105"/>
        </w:rPr>
        <w:t xml:space="preserve"> </w:t>
      </w:r>
      <w:r>
        <w:rPr>
          <w:w w:val="105"/>
        </w:rPr>
        <w:t>expansion</w:t>
      </w:r>
      <w:r>
        <w:rPr>
          <w:spacing w:val="27"/>
          <w:w w:val="105"/>
        </w:rPr>
        <w:t xml:space="preserve"> </w:t>
      </w:r>
      <w:r>
        <w:rPr>
          <w:w w:val="105"/>
        </w:rPr>
        <w:t>and</w:t>
      </w:r>
      <w:r>
        <w:rPr>
          <w:spacing w:val="27"/>
          <w:w w:val="105"/>
        </w:rPr>
        <w:t xml:space="preserve"> </w:t>
      </w:r>
      <w:r>
        <w:rPr>
          <w:w w:val="105"/>
        </w:rPr>
        <w:t>maturation</w:t>
      </w:r>
      <w:r>
        <w:rPr>
          <w:spacing w:val="28"/>
          <w:w w:val="105"/>
        </w:rPr>
        <w:t xml:space="preserve"> </w:t>
      </w:r>
      <w:r>
        <w:rPr>
          <w:w w:val="105"/>
        </w:rPr>
        <w:t>of</w:t>
      </w:r>
      <w:r>
        <w:rPr>
          <w:spacing w:val="27"/>
          <w:w w:val="105"/>
        </w:rPr>
        <w:t xml:space="preserve"> </w:t>
      </w:r>
      <w:r>
        <w:rPr>
          <w:w w:val="105"/>
        </w:rPr>
        <w:t>seeds.</w:t>
      </w:r>
      <w:r>
        <w:rPr>
          <w:spacing w:val="80"/>
          <w:w w:val="105"/>
        </w:rPr>
        <w:t xml:space="preserve"> </w:t>
      </w:r>
      <w:r w:rsidR="00A405A2">
        <w:rPr>
          <w:w w:val="105"/>
        </w:rPr>
        <w:t>Aside from</w:t>
      </w:r>
      <w:r>
        <w:rPr>
          <w:w w:val="105"/>
        </w:rPr>
        <w:t xml:space="preserve"> its direct effects on reproduction, water stress also inhibits growth, limiting the resources avail- able for reproduction </w:t>
      </w:r>
      <w:hyperlink w:anchor="_bookmark34" w:history="1">
        <w:r w:rsidR="00A43655">
          <w:rPr>
            <w:w w:val="105"/>
          </w:rPr>
          <w:t>(Hsiao,</w:t>
        </w:r>
      </w:hyperlink>
      <w:r>
        <w:rPr>
          <w:w w:val="105"/>
        </w:rPr>
        <w:t xml:space="preserve"> </w:t>
      </w:r>
      <w:hyperlink w:anchor="_bookmark34" w:history="1">
        <w:r w:rsidR="00A43655">
          <w:rPr>
            <w:w w:val="105"/>
          </w:rPr>
          <w:t>1973;</w:t>
        </w:r>
      </w:hyperlink>
      <w:r>
        <w:rPr>
          <w:w w:val="105"/>
        </w:rPr>
        <w:t xml:space="preserve"> </w:t>
      </w:r>
      <w:hyperlink w:anchor="_bookmark6" w:history="1">
        <w:r w:rsidR="00A43655">
          <w:rPr>
            <w:w w:val="105"/>
          </w:rPr>
          <w:t xml:space="preserve">Anjum </w:t>
        </w:r>
        <w:r w:rsidR="00A43655">
          <w:rPr>
            <w:i/>
            <w:w w:val="105"/>
          </w:rPr>
          <w:t>et al.</w:t>
        </w:r>
      </w:hyperlink>
      <w:r>
        <w:rPr>
          <w:w w:val="105"/>
        </w:rPr>
        <w:t xml:space="preserve">, </w:t>
      </w:r>
      <w:hyperlink w:anchor="_bookmark6" w:history="1">
        <w:r w:rsidR="00A43655">
          <w:rPr>
            <w:w w:val="105"/>
          </w:rPr>
          <w:t>2011).</w:t>
        </w:r>
      </w:hyperlink>
      <w:r>
        <w:rPr>
          <w:spacing w:val="40"/>
          <w:w w:val="105"/>
        </w:rPr>
        <w:t xml:space="preserve"> </w:t>
      </w:r>
      <w:r>
        <w:rPr>
          <w:w w:val="105"/>
        </w:rPr>
        <w:t xml:space="preserve">Nutrients, both macronutrients and micronutrients, </w:t>
      </w:r>
      <w:r w:rsidR="00CC3779">
        <w:rPr>
          <w:w w:val="105"/>
        </w:rPr>
        <w:t xml:space="preserve">as well as photosynthate, </w:t>
      </w:r>
      <w:r>
        <w:rPr>
          <w:w w:val="105"/>
        </w:rPr>
        <w:t>are essential for both energy transfer and storage, playing a significant role in the formation of flowers and seed development.</w:t>
      </w:r>
      <w:r>
        <w:rPr>
          <w:spacing w:val="40"/>
          <w:w w:val="105"/>
        </w:rPr>
        <w:t xml:space="preserve"> </w:t>
      </w:r>
      <w:r>
        <w:rPr>
          <w:w w:val="105"/>
        </w:rPr>
        <w:t>Nutrient availability influences the timing of flowering</w:t>
      </w:r>
      <w:r>
        <w:rPr>
          <w:spacing w:val="-10"/>
          <w:w w:val="105"/>
        </w:rPr>
        <w:t xml:space="preserve"> </w:t>
      </w:r>
      <w:r>
        <w:rPr>
          <w:w w:val="105"/>
        </w:rPr>
        <w:t>and</w:t>
      </w:r>
      <w:r>
        <w:rPr>
          <w:spacing w:val="-10"/>
          <w:w w:val="105"/>
        </w:rPr>
        <w:t xml:space="preserve"> </w:t>
      </w:r>
      <w:r>
        <w:rPr>
          <w:w w:val="105"/>
        </w:rPr>
        <w:t>seed</w:t>
      </w:r>
      <w:r>
        <w:rPr>
          <w:spacing w:val="-10"/>
          <w:w w:val="105"/>
        </w:rPr>
        <w:t xml:space="preserve"> </w:t>
      </w:r>
      <w:r>
        <w:rPr>
          <w:w w:val="105"/>
        </w:rPr>
        <w:t>formation,</w:t>
      </w:r>
      <w:r>
        <w:rPr>
          <w:spacing w:val="-8"/>
          <w:w w:val="105"/>
        </w:rPr>
        <w:t xml:space="preserve"> </w:t>
      </w:r>
      <w:r>
        <w:rPr>
          <w:w w:val="105"/>
        </w:rPr>
        <w:t>with</w:t>
      </w:r>
      <w:r>
        <w:rPr>
          <w:spacing w:val="-10"/>
          <w:w w:val="105"/>
        </w:rPr>
        <w:t xml:space="preserve"> </w:t>
      </w:r>
      <w:r>
        <w:rPr>
          <w:w w:val="105"/>
        </w:rPr>
        <w:t>well-nourished</w:t>
      </w:r>
      <w:r>
        <w:rPr>
          <w:spacing w:val="-10"/>
          <w:w w:val="105"/>
        </w:rPr>
        <w:t xml:space="preserve"> </w:t>
      </w:r>
      <w:r>
        <w:rPr>
          <w:w w:val="105"/>
        </w:rPr>
        <w:t>plants</w:t>
      </w:r>
      <w:r>
        <w:rPr>
          <w:spacing w:val="-10"/>
          <w:w w:val="105"/>
        </w:rPr>
        <w:t xml:space="preserve"> </w:t>
      </w:r>
      <w:r>
        <w:rPr>
          <w:w w:val="105"/>
        </w:rPr>
        <w:t>more</w:t>
      </w:r>
      <w:r>
        <w:rPr>
          <w:spacing w:val="-10"/>
          <w:w w:val="105"/>
        </w:rPr>
        <w:t xml:space="preserve"> </w:t>
      </w:r>
      <w:r>
        <w:rPr>
          <w:w w:val="105"/>
        </w:rPr>
        <w:t>likely</w:t>
      </w:r>
      <w:r>
        <w:rPr>
          <w:spacing w:val="-10"/>
          <w:w w:val="105"/>
        </w:rPr>
        <w:t xml:space="preserve"> </w:t>
      </w:r>
      <w:r>
        <w:rPr>
          <w:w w:val="105"/>
        </w:rPr>
        <w:t>to</w:t>
      </w:r>
      <w:r>
        <w:rPr>
          <w:spacing w:val="-10"/>
          <w:w w:val="105"/>
        </w:rPr>
        <w:t xml:space="preserve"> </w:t>
      </w:r>
      <w:r>
        <w:rPr>
          <w:w w:val="105"/>
        </w:rPr>
        <w:t>flower</w:t>
      </w:r>
      <w:r>
        <w:rPr>
          <w:spacing w:val="-10"/>
          <w:w w:val="105"/>
        </w:rPr>
        <w:t xml:space="preserve"> </w:t>
      </w:r>
      <w:r>
        <w:rPr>
          <w:w w:val="105"/>
        </w:rPr>
        <w:t>at</w:t>
      </w:r>
      <w:r>
        <w:rPr>
          <w:spacing w:val="-10"/>
          <w:w w:val="105"/>
        </w:rPr>
        <w:t xml:space="preserve"> </w:t>
      </w:r>
      <w:r>
        <w:rPr>
          <w:w w:val="105"/>
        </w:rPr>
        <w:t>the</w:t>
      </w:r>
      <w:r>
        <w:rPr>
          <w:spacing w:val="-10"/>
          <w:w w:val="105"/>
        </w:rPr>
        <w:t xml:space="preserve"> </w:t>
      </w:r>
      <w:r>
        <w:rPr>
          <w:w w:val="105"/>
        </w:rPr>
        <w:t xml:space="preserve">appropriate time and set seeds successfully. </w:t>
      </w:r>
      <w:commentRangeStart w:id="29"/>
      <w:r>
        <w:rPr>
          <w:w w:val="105"/>
        </w:rPr>
        <w:t xml:space="preserve">Temperature, especially spring temperature, is one of the most widely studied climatic factors linked to masting events </w:t>
      </w:r>
      <w:hyperlink w:anchor="_bookmark7" w:history="1">
        <w:r w:rsidR="00A43655">
          <w:rPr>
            <w:w w:val="105"/>
          </w:rPr>
          <w:t xml:space="preserve">(Bajocco </w:t>
        </w:r>
        <w:r w:rsidR="00A43655">
          <w:rPr>
            <w:i/>
            <w:w w:val="105"/>
          </w:rPr>
          <w:t>et al.</w:t>
        </w:r>
      </w:hyperlink>
      <w:r>
        <w:rPr>
          <w:w w:val="105"/>
        </w:rPr>
        <w:t xml:space="preserve">, </w:t>
      </w:r>
      <w:hyperlink w:anchor="_bookmark7" w:history="1">
        <w:r w:rsidR="00A43655">
          <w:rPr>
            <w:w w:val="105"/>
          </w:rPr>
          <w:t>2021;</w:t>
        </w:r>
      </w:hyperlink>
      <w:r>
        <w:rPr>
          <w:w w:val="105"/>
        </w:rPr>
        <w:t xml:space="preserve"> </w:t>
      </w:r>
      <w:hyperlink w:anchor="_bookmark52" w:history="1">
        <w:r w:rsidR="00A43655">
          <w:rPr>
            <w:w w:val="105"/>
          </w:rPr>
          <w:t xml:space="preserve">Moreira </w:t>
        </w:r>
        <w:r w:rsidR="00A43655">
          <w:rPr>
            <w:i/>
            <w:w w:val="105"/>
          </w:rPr>
          <w:t>et al.</w:t>
        </w:r>
      </w:hyperlink>
      <w:r>
        <w:rPr>
          <w:w w:val="105"/>
        </w:rPr>
        <w:t xml:space="preserve">, </w:t>
      </w:r>
      <w:hyperlink w:anchor="_bookmark52" w:history="1">
        <w:r w:rsidR="00A43655">
          <w:rPr>
            <w:w w:val="105"/>
          </w:rPr>
          <w:t>2015;</w:t>
        </w:r>
      </w:hyperlink>
      <w:r>
        <w:rPr>
          <w:w w:val="105"/>
        </w:rPr>
        <w:t xml:space="preserve"> </w:t>
      </w:r>
      <w:hyperlink w:anchor="_bookmark61" w:history="1">
        <w:r w:rsidR="00A43655">
          <w:rPr>
            <w:w w:val="105"/>
          </w:rPr>
          <w:t xml:space="preserve">Schauber </w:t>
        </w:r>
        <w:r w:rsidR="00A43655">
          <w:rPr>
            <w:i/>
            <w:w w:val="105"/>
          </w:rPr>
          <w:t>et al.</w:t>
        </w:r>
      </w:hyperlink>
      <w:r>
        <w:rPr>
          <w:w w:val="105"/>
        </w:rPr>
        <w:t xml:space="preserve">, </w:t>
      </w:r>
      <w:hyperlink w:anchor="_bookmark61" w:history="1">
        <w:r w:rsidR="00A43655">
          <w:rPr>
            <w:w w:val="105"/>
          </w:rPr>
          <w:t>2002;</w:t>
        </w:r>
      </w:hyperlink>
      <w:r>
        <w:rPr>
          <w:w w:val="105"/>
        </w:rPr>
        <w:t xml:space="preserve"> </w:t>
      </w:r>
      <w:hyperlink w:anchor="_bookmark11" w:history="1">
        <w:r w:rsidR="00A43655">
          <w:rPr>
            <w:w w:val="105"/>
          </w:rPr>
          <w:t xml:space="preserve">Bogdziewicz </w:t>
        </w:r>
        <w:r w:rsidR="00A43655">
          <w:rPr>
            <w:i/>
            <w:w w:val="105"/>
          </w:rPr>
          <w:t>et al.</w:t>
        </w:r>
      </w:hyperlink>
      <w:r>
        <w:rPr>
          <w:w w:val="105"/>
        </w:rPr>
        <w:t xml:space="preserve">, </w:t>
      </w:r>
      <w:hyperlink w:anchor="_bookmark11" w:history="1">
        <w:r w:rsidR="00A43655">
          <w:rPr>
            <w:w w:val="105"/>
          </w:rPr>
          <w:t>2024),</w:t>
        </w:r>
      </w:hyperlink>
      <w:r>
        <w:rPr>
          <w:w w:val="105"/>
        </w:rPr>
        <w:t xml:space="preserve"> as it plays a critical role in successful pollination and seed development.</w:t>
      </w:r>
      <w:commentRangeEnd w:id="29"/>
      <w:r w:rsidR="00713092">
        <w:rPr>
          <w:rStyle w:val="CommentReference"/>
        </w:rPr>
        <w:commentReference w:id="29"/>
      </w:r>
    </w:p>
    <w:p w14:paraId="7BB1E3D1" w14:textId="77777777" w:rsidR="00A43655" w:rsidRDefault="003254AF">
      <w:pPr>
        <w:pStyle w:val="BodyText"/>
        <w:spacing w:before="236" w:line="362" w:lineRule="auto"/>
        <w:ind w:left="143" w:right="138"/>
        <w:jc w:val="both"/>
      </w:pPr>
      <w:r>
        <w:rPr>
          <w:w w:val="105"/>
        </w:rPr>
        <w:t>Exploring the relationship between environmental factors and mast seeding behavior can help</w:t>
      </w:r>
      <w:r>
        <w:rPr>
          <w:spacing w:val="40"/>
          <w:w w:val="105"/>
        </w:rPr>
        <w:t xml:space="preserve"> </w:t>
      </w:r>
      <w:r>
        <w:rPr>
          <w:w w:val="105"/>
        </w:rPr>
        <w:t>us to understand how climate change may impact masting events.</w:t>
      </w:r>
      <w:r>
        <w:rPr>
          <w:spacing w:val="40"/>
          <w:w w:val="105"/>
        </w:rPr>
        <w:t xml:space="preserve"> </w:t>
      </w:r>
      <w:r>
        <w:rPr>
          <w:w w:val="105"/>
        </w:rPr>
        <w:t>The four main features of masting:</w:t>
      </w:r>
      <w:r>
        <w:rPr>
          <w:spacing w:val="26"/>
          <w:w w:val="105"/>
        </w:rPr>
        <w:t xml:space="preserve"> </w:t>
      </w:r>
      <w:r>
        <w:rPr>
          <w:w w:val="105"/>
        </w:rPr>
        <w:t>interannual</w:t>
      </w:r>
      <w:r>
        <w:rPr>
          <w:spacing w:val="-2"/>
          <w:w w:val="105"/>
        </w:rPr>
        <w:t xml:space="preserve"> </w:t>
      </w:r>
      <w:r>
        <w:rPr>
          <w:w w:val="105"/>
        </w:rPr>
        <w:t>variation, synchrony, temporal</w:t>
      </w:r>
      <w:r>
        <w:rPr>
          <w:spacing w:val="-3"/>
          <w:w w:val="105"/>
        </w:rPr>
        <w:t xml:space="preserve"> </w:t>
      </w:r>
      <w:r>
        <w:rPr>
          <w:w w:val="105"/>
        </w:rPr>
        <w:t>autocorrelation, and</w:t>
      </w:r>
      <w:r>
        <w:rPr>
          <w:spacing w:val="-3"/>
          <w:w w:val="105"/>
        </w:rPr>
        <w:t xml:space="preserve"> </w:t>
      </w:r>
      <w:r>
        <w:rPr>
          <w:w w:val="105"/>
        </w:rPr>
        <w:t>frequency</w:t>
      </w:r>
      <w:r>
        <w:rPr>
          <w:spacing w:val="-2"/>
          <w:w w:val="105"/>
        </w:rPr>
        <w:t xml:space="preserve"> </w:t>
      </w:r>
      <w:r>
        <w:rPr>
          <w:w w:val="105"/>
        </w:rPr>
        <w:t>are</w:t>
      </w:r>
      <w:r>
        <w:rPr>
          <w:spacing w:val="-3"/>
          <w:w w:val="105"/>
        </w:rPr>
        <w:t xml:space="preserve"> </w:t>
      </w:r>
      <w:r>
        <w:rPr>
          <w:w w:val="105"/>
        </w:rPr>
        <w:t>all</w:t>
      </w:r>
      <w:r>
        <w:rPr>
          <w:spacing w:val="-2"/>
          <w:w w:val="105"/>
        </w:rPr>
        <w:t xml:space="preserve"> </w:t>
      </w:r>
      <w:r>
        <w:rPr>
          <w:w w:val="105"/>
        </w:rPr>
        <w:t xml:space="preserve">likely affected by climate change in different ways </w:t>
      </w:r>
      <w:hyperlink w:anchor="_bookmark29" w:history="1">
        <w:r w:rsidR="00A43655">
          <w:rPr>
            <w:w w:val="105"/>
          </w:rPr>
          <w:t>(Hacket-Pain &amp; Bogdziewicz,</w:t>
        </w:r>
      </w:hyperlink>
      <w:r>
        <w:rPr>
          <w:w w:val="105"/>
        </w:rPr>
        <w:t xml:space="preserve"> </w:t>
      </w:r>
      <w:hyperlink w:anchor="_bookmark29" w:history="1">
        <w:r w:rsidR="00A43655">
          <w:rPr>
            <w:w w:val="105"/>
          </w:rPr>
          <w:t>2021).</w:t>
        </w:r>
      </w:hyperlink>
      <w:r>
        <w:rPr>
          <w:spacing w:val="40"/>
          <w:w w:val="105"/>
        </w:rPr>
        <w:t xml:space="preserve"> </w:t>
      </w:r>
      <w:r>
        <w:rPr>
          <w:w w:val="105"/>
        </w:rPr>
        <w:t>Additionally, warmer</w:t>
      </w:r>
      <w:r>
        <w:rPr>
          <w:spacing w:val="-4"/>
          <w:w w:val="105"/>
        </w:rPr>
        <w:t xml:space="preserve"> </w:t>
      </w:r>
      <w:r>
        <w:rPr>
          <w:w w:val="105"/>
        </w:rPr>
        <w:t>temperatures</w:t>
      </w:r>
      <w:r>
        <w:rPr>
          <w:spacing w:val="-4"/>
          <w:w w:val="105"/>
        </w:rPr>
        <w:t xml:space="preserve"> </w:t>
      </w:r>
      <w:r>
        <w:rPr>
          <w:w w:val="105"/>
        </w:rPr>
        <w:t>could</w:t>
      </w:r>
      <w:r>
        <w:rPr>
          <w:spacing w:val="-4"/>
          <w:w w:val="105"/>
        </w:rPr>
        <w:t xml:space="preserve"> </w:t>
      </w:r>
      <w:r>
        <w:rPr>
          <w:w w:val="105"/>
        </w:rPr>
        <w:t>increase</w:t>
      </w:r>
      <w:r>
        <w:rPr>
          <w:spacing w:val="-4"/>
          <w:w w:val="105"/>
        </w:rPr>
        <w:t xml:space="preserve"> </w:t>
      </w:r>
      <w:r>
        <w:rPr>
          <w:w w:val="105"/>
        </w:rPr>
        <w:t>the</w:t>
      </w:r>
      <w:r>
        <w:rPr>
          <w:spacing w:val="-4"/>
          <w:w w:val="105"/>
        </w:rPr>
        <w:t xml:space="preserve"> </w:t>
      </w:r>
      <w:r>
        <w:rPr>
          <w:w w:val="105"/>
        </w:rPr>
        <w:t>frequency</w:t>
      </w:r>
      <w:r>
        <w:rPr>
          <w:spacing w:val="-4"/>
          <w:w w:val="105"/>
        </w:rPr>
        <w:t xml:space="preserve"> </w:t>
      </w:r>
      <w:r>
        <w:rPr>
          <w:w w:val="105"/>
        </w:rPr>
        <w:t>of</w:t>
      </w:r>
      <w:r>
        <w:rPr>
          <w:spacing w:val="-4"/>
          <w:w w:val="105"/>
        </w:rPr>
        <w:t xml:space="preserve"> </w:t>
      </w:r>
      <w:r>
        <w:rPr>
          <w:w w:val="105"/>
        </w:rPr>
        <w:t>droughts,</w:t>
      </w:r>
      <w:r>
        <w:rPr>
          <w:spacing w:val="-4"/>
          <w:w w:val="105"/>
        </w:rPr>
        <w:t xml:space="preserve"> </w:t>
      </w:r>
      <w:r>
        <w:rPr>
          <w:w w:val="105"/>
        </w:rPr>
        <w:t>which</w:t>
      </w:r>
      <w:r>
        <w:rPr>
          <w:spacing w:val="-4"/>
          <w:w w:val="105"/>
        </w:rPr>
        <w:t xml:space="preserve"> </w:t>
      </w:r>
      <w:r>
        <w:rPr>
          <w:w w:val="105"/>
        </w:rPr>
        <w:t>would</w:t>
      </w:r>
      <w:r>
        <w:rPr>
          <w:spacing w:val="-4"/>
          <w:w w:val="105"/>
        </w:rPr>
        <w:t xml:space="preserve"> </w:t>
      </w:r>
      <w:r>
        <w:rPr>
          <w:w w:val="105"/>
        </w:rPr>
        <w:t>limit</w:t>
      </w:r>
      <w:r>
        <w:rPr>
          <w:spacing w:val="-4"/>
          <w:w w:val="105"/>
        </w:rPr>
        <w:t xml:space="preserve"> </w:t>
      </w:r>
      <w:r>
        <w:rPr>
          <w:w w:val="105"/>
        </w:rPr>
        <w:t>water</w:t>
      </w:r>
      <w:r>
        <w:rPr>
          <w:spacing w:val="-4"/>
          <w:w w:val="105"/>
        </w:rPr>
        <w:t xml:space="preserve"> </w:t>
      </w:r>
      <w:r>
        <w:rPr>
          <w:w w:val="105"/>
        </w:rPr>
        <w:t xml:space="preserve">supply. In areas with year-round snow cover, temperature changes may also alter water dynamics, </w:t>
      </w:r>
      <w:proofErr w:type="spellStart"/>
      <w:r>
        <w:rPr>
          <w:w w:val="105"/>
        </w:rPr>
        <w:t>af</w:t>
      </w:r>
      <w:proofErr w:type="spellEnd"/>
      <w:r>
        <w:rPr>
          <w:w w:val="105"/>
        </w:rPr>
        <w:t xml:space="preserve">- </w:t>
      </w:r>
      <w:proofErr w:type="spellStart"/>
      <w:r>
        <w:rPr>
          <w:w w:val="105"/>
        </w:rPr>
        <w:t>fecting</w:t>
      </w:r>
      <w:proofErr w:type="spellEnd"/>
      <w:r>
        <w:rPr>
          <w:w w:val="105"/>
        </w:rPr>
        <w:t xml:space="preserve"> the timing and availability of water, which is critical for tree growth and reproduction. These shifts</w:t>
      </w:r>
      <w:r>
        <w:rPr>
          <w:spacing w:val="1"/>
          <w:w w:val="105"/>
        </w:rPr>
        <w:t xml:space="preserve"> </w:t>
      </w:r>
      <w:r>
        <w:rPr>
          <w:w w:val="105"/>
        </w:rPr>
        <w:t>could</w:t>
      </w:r>
      <w:r>
        <w:rPr>
          <w:spacing w:val="1"/>
          <w:w w:val="105"/>
        </w:rPr>
        <w:t xml:space="preserve"> </w:t>
      </w:r>
      <w:r>
        <w:rPr>
          <w:w w:val="105"/>
        </w:rPr>
        <w:t>have</w:t>
      </w:r>
      <w:r>
        <w:rPr>
          <w:spacing w:val="1"/>
          <w:w w:val="105"/>
        </w:rPr>
        <w:t xml:space="preserve"> </w:t>
      </w:r>
      <w:r>
        <w:rPr>
          <w:w w:val="105"/>
        </w:rPr>
        <w:t>profound</w:t>
      </w:r>
      <w:r>
        <w:rPr>
          <w:spacing w:val="1"/>
          <w:w w:val="105"/>
        </w:rPr>
        <w:t xml:space="preserve"> </w:t>
      </w:r>
      <w:r>
        <w:rPr>
          <w:w w:val="105"/>
        </w:rPr>
        <w:t>implications</w:t>
      </w:r>
      <w:r>
        <w:rPr>
          <w:spacing w:val="1"/>
          <w:w w:val="105"/>
        </w:rPr>
        <w:t xml:space="preserve"> </w:t>
      </w:r>
      <w:r>
        <w:rPr>
          <w:w w:val="105"/>
        </w:rPr>
        <w:t>for the</w:t>
      </w:r>
      <w:r>
        <w:rPr>
          <w:spacing w:val="1"/>
          <w:w w:val="105"/>
        </w:rPr>
        <w:t xml:space="preserve"> </w:t>
      </w:r>
      <w:r>
        <w:rPr>
          <w:w w:val="105"/>
        </w:rPr>
        <w:t>frequency</w:t>
      </w:r>
      <w:r>
        <w:rPr>
          <w:spacing w:val="1"/>
          <w:w w:val="105"/>
        </w:rPr>
        <w:t xml:space="preserve"> </w:t>
      </w:r>
      <w:r>
        <w:rPr>
          <w:w w:val="105"/>
        </w:rPr>
        <w:t>and</w:t>
      </w:r>
      <w:r>
        <w:rPr>
          <w:spacing w:val="1"/>
          <w:w w:val="105"/>
        </w:rPr>
        <w:t xml:space="preserve"> </w:t>
      </w:r>
      <w:r>
        <w:rPr>
          <w:w w:val="105"/>
        </w:rPr>
        <w:t>intensity</w:t>
      </w:r>
      <w:r>
        <w:rPr>
          <w:spacing w:val="1"/>
          <w:w w:val="105"/>
        </w:rPr>
        <w:t xml:space="preserve"> </w:t>
      </w:r>
      <w:r>
        <w:rPr>
          <w:w w:val="105"/>
        </w:rPr>
        <w:t>of</w:t>
      </w:r>
      <w:r>
        <w:rPr>
          <w:spacing w:val="1"/>
          <w:w w:val="105"/>
        </w:rPr>
        <w:t xml:space="preserve"> </w:t>
      </w:r>
      <w:r>
        <w:rPr>
          <w:w w:val="105"/>
        </w:rPr>
        <w:t>masting</w:t>
      </w:r>
      <w:r>
        <w:rPr>
          <w:spacing w:val="1"/>
          <w:w w:val="105"/>
        </w:rPr>
        <w:t xml:space="preserve"> </w:t>
      </w:r>
      <w:r>
        <w:rPr>
          <w:spacing w:val="-2"/>
          <w:w w:val="105"/>
        </w:rPr>
        <w:t>events.</w:t>
      </w:r>
    </w:p>
    <w:p w14:paraId="727DBC76" w14:textId="77777777" w:rsidR="00A43655" w:rsidRDefault="003254AF">
      <w:pPr>
        <w:pStyle w:val="BodyText"/>
        <w:spacing w:before="226" w:line="362" w:lineRule="auto"/>
        <w:ind w:left="143" w:right="140"/>
        <w:jc w:val="both"/>
      </w:pPr>
      <w:r>
        <w:rPr>
          <w:w w:val="105"/>
        </w:rPr>
        <w:t xml:space="preserve">Another important factor in the flowering and fruiting process is </w:t>
      </w:r>
      <w:commentRangeStart w:id="30"/>
      <w:r>
        <w:rPr>
          <w:w w:val="105"/>
        </w:rPr>
        <w:t xml:space="preserve">environmental ‘vetoes’, </w:t>
      </w:r>
      <w:commentRangeEnd w:id="30"/>
      <w:r w:rsidR="00B65071">
        <w:rPr>
          <w:rStyle w:val="CommentReference"/>
        </w:rPr>
        <w:commentReference w:id="30"/>
      </w:r>
      <w:r>
        <w:rPr>
          <w:w w:val="105"/>
        </w:rPr>
        <w:t>which occur</w:t>
      </w:r>
      <w:r>
        <w:rPr>
          <w:spacing w:val="23"/>
          <w:w w:val="105"/>
        </w:rPr>
        <w:t xml:space="preserve"> </w:t>
      </w:r>
      <w:r>
        <w:rPr>
          <w:w w:val="105"/>
        </w:rPr>
        <w:t>when</w:t>
      </w:r>
      <w:r>
        <w:rPr>
          <w:spacing w:val="23"/>
          <w:w w:val="105"/>
        </w:rPr>
        <w:t xml:space="preserve"> </w:t>
      </w:r>
      <w:r>
        <w:rPr>
          <w:w w:val="105"/>
        </w:rPr>
        <w:t>weather</w:t>
      </w:r>
      <w:r>
        <w:rPr>
          <w:spacing w:val="24"/>
          <w:w w:val="105"/>
        </w:rPr>
        <w:t xml:space="preserve"> </w:t>
      </w:r>
      <w:r>
        <w:rPr>
          <w:w w:val="105"/>
        </w:rPr>
        <w:t>events</w:t>
      </w:r>
      <w:r>
        <w:rPr>
          <w:spacing w:val="23"/>
          <w:w w:val="105"/>
        </w:rPr>
        <w:t xml:space="preserve"> </w:t>
      </w:r>
      <w:r>
        <w:rPr>
          <w:w w:val="105"/>
        </w:rPr>
        <w:t>or</w:t>
      </w:r>
      <w:r>
        <w:rPr>
          <w:spacing w:val="24"/>
          <w:w w:val="105"/>
        </w:rPr>
        <w:t xml:space="preserve"> </w:t>
      </w:r>
      <w:r>
        <w:rPr>
          <w:w w:val="105"/>
        </w:rPr>
        <w:t>environmental</w:t>
      </w:r>
      <w:r>
        <w:rPr>
          <w:spacing w:val="23"/>
          <w:w w:val="105"/>
        </w:rPr>
        <w:t xml:space="preserve"> </w:t>
      </w:r>
      <w:r>
        <w:rPr>
          <w:w w:val="105"/>
        </w:rPr>
        <w:t>conditions</w:t>
      </w:r>
      <w:r>
        <w:rPr>
          <w:spacing w:val="24"/>
          <w:w w:val="105"/>
        </w:rPr>
        <w:t xml:space="preserve"> </w:t>
      </w:r>
      <w:r>
        <w:rPr>
          <w:w w:val="105"/>
        </w:rPr>
        <w:t>prevent</w:t>
      </w:r>
      <w:r>
        <w:rPr>
          <w:spacing w:val="23"/>
          <w:w w:val="105"/>
        </w:rPr>
        <w:t xml:space="preserve"> </w:t>
      </w:r>
      <w:r>
        <w:rPr>
          <w:w w:val="105"/>
        </w:rPr>
        <w:t>plant</w:t>
      </w:r>
      <w:r>
        <w:rPr>
          <w:spacing w:val="23"/>
          <w:w w:val="105"/>
        </w:rPr>
        <w:t xml:space="preserve"> </w:t>
      </w:r>
      <w:r>
        <w:rPr>
          <w:w w:val="105"/>
        </w:rPr>
        <w:t>processes,</w:t>
      </w:r>
      <w:r>
        <w:rPr>
          <w:spacing w:val="30"/>
          <w:w w:val="105"/>
        </w:rPr>
        <w:t xml:space="preserve"> </w:t>
      </w:r>
      <w:r>
        <w:rPr>
          <w:w w:val="105"/>
        </w:rPr>
        <w:t>even</w:t>
      </w:r>
      <w:r>
        <w:rPr>
          <w:spacing w:val="23"/>
          <w:w w:val="105"/>
        </w:rPr>
        <w:t xml:space="preserve"> </w:t>
      </w:r>
      <w:r>
        <w:rPr>
          <w:spacing w:val="-4"/>
          <w:w w:val="105"/>
        </w:rPr>
        <w:t>when</w:t>
      </w:r>
    </w:p>
    <w:p w14:paraId="5CB3FEAA" w14:textId="77777777" w:rsidR="00A43655" w:rsidRDefault="00A43655">
      <w:pPr>
        <w:pStyle w:val="BodyText"/>
        <w:spacing w:line="362" w:lineRule="auto"/>
        <w:jc w:val="both"/>
        <w:sectPr w:rsidR="00A43655">
          <w:pgSz w:w="12240" w:h="15840"/>
          <w:pgMar w:top="1360" w:right="1440" w:bottom="1000" w:left="1440" w:header="0" w:footer="806" w:gutter="0"/>
          <w:cols w:space="720"/>
        </w:sectPr>
      </w:pPr>
    </w:p>
    <w:p w14:paraId="003DAD15" w14:textId="71A11CDC" w:rsidR="00A43655" w:rsidRDefault="003254AF">
      <w:pPr>
        <w:pStyle w:val="BodyText"/>
        <w:spacing w:before="29" w:line="362" w:lineRule="auto"/>
        <w:ind w:left="143" w:right="140"/>
        <w:jc w:val="both"/>
      </w:pPr>
      <w:r>
        <w:rPr>
          <w:w w:val="105"/>
        </w:rPr>
        <w:lastRenderedPageBreak/>
        <w:t>resources</w:t>
      </w:r>
      <w:r>
        <w:rPr>
          <w:spacing w:val="35"/>
          <w:w w:val="105"/>
        </w:rPr>
        <w:t xml:space="preserve"> </w:t>
      </w:r>
      <w:r>
        <w:rPr>
          <w:w w:val="105"/>
        </w:rPr>
        <w:t>are</w:t>
      </w:r>
      <w:r>
        <w:rPr>
          <w:spacing w:val="35"/>
          <w:w w:val="105"/>
        </w:rPr>
        <w:t xml:space="preserve"> </w:t>
      </w:r>
      <w:r>
        <w:rPr>
          <w:w w:val="105"/>
        </w:rPr>
        <w:t>adequate</w:t>
      </w:r>
      <w:r>
        <w:rPr>
          <w:spacing w:val="35"/>
          <w:w w:val="105"/>
        </w:rPr>
        <w:t xml:space="preserve"> </w:t>
      </w:r>
      <w:hyperlink w:anchor="_bookmark10" w:history="1">
        <w:r w:rsidR="00A43655">
          <w:rPr>
            <w:w w:val="105"/>
          </w:rPr>
          <w:t>(Bogdziewicz,</w:t>
        </w:r>
      </w:hyperlink>
      <w:r>
        <w:rPr>
          <w:spacing w:val="35"/>
          <w:w w:val="105"/>
        </w:rPr>
        <w:t xml:space="preserve"> </w:t>
      </w:r>
      <w:hyperlink w:anchor="_bookmark10" w:history="1">
        <w:r w:rsidR="00A43655">
          <w:rPr>
            <w:w w:val="105"/>
          </w:rPr>
          <w:t>2022).</w:t>
        </w:r>
      </w:hyperlink>
      <w:r>
        <w:rPr>
          <w:spacing w:val="80"/>
          <w:w w:val="150"/>
        </w:rPr>
        <w:t xml:space="preserve"> </w:t>
      </w:r>
      <w:r>
        <w:rPr>
          <w:w w:val="105"/>
        </w:rPr>
        <w:t>Environmental</w:t>
      </w:r>
      <w:r>
        <w:rPr>
          <w:spacing w:val="35"/>
          <w:w w:val="105"/>
        </w:rPr>
        <w:t xml:space="preserve"> </w:t>
      </w:r>
      <w:r>
        <w:rPr>
          <w:w w:val="105"/>
        </w:rPr>
        <w:t>vetoes</w:t>
      </w:r>
      <w:r>
        <w:rPr>
          <w:spacing w:val="35"/>
          <w:w w:val="105"/>
        </w:rPr>
        <w:t xml:space="preserve"> </w:t>
      </w:r>
      <w:r>
        <w:rPr>
          <w:w w:val="105"/>
        </w:rPr>
        <w:t>can</w:t>
      </w:r>
      <w:r>
        <w:rPr>
          <w:spacing w:val="35"/>
          <w:w w:val="105"/>
        </w:rPr>
        <w:t xml:space="preserve"> </w:t>
      </w:r>
      <w:r>
        <w:rPr>
          <w:w w:val="105"/>
        </w:rPr>
        <w:t>take</w:t>
      </w:r>
      <w:r>
        <w:rPr>
          <w:spacing w:val="35"/>
          <w:w w:val="105"/>
        </w:rPr>
        <w:t xml:space="preserve"> </w:t>
      </w:r>
      <w:r>
        <w:rPr>
          <w:w w:val="105"/>
        </w:rPr>
        <w:t>two</w:t>
      </w:r>
      <w:r>
        <w:rPr>
          <w:spacing w:val="35"/>
          <w:w w:val="105"/>
        </w:rPr>
        <w:t xml:space="preserve"> </w:t>
      </w:r>
      <w:r>
        <w:rPr>
          <w:w w:val="105"/>
        </w:rPr>
        <w:t>forms:</w:t>
      </w:r>
      <w:r>
        <w:rPr>
          <w:spacing w:val="80"/>
          <w:w w:val="105"/>
        </w:rPr>
        <w:t xml:space="preserve"> </w:t>
      </w:r>
      <w:r>
        <w:rPr>
          <w:w w:val="105"/>
        </w:rPr>
        <w:t>(1) a lack of weather cues, such as when specific weather conditions required to trigger flowering</w:t>
      </w:r>
      <w:r>
        <w:rPr>
          <w:spacing w:val="80"/>
          <w:w w:val="105"/>
        </w:rPr>
        <w:t xml:space="preserve"> </w:t>
      </w:r>
      <w:r>
        <w:rPr>
          <w:w w:val="105"/>
        </w:rPr>
        <w:t>or fruit maturation are not met, preventing reproduction despite adequate resources; and (2) extreme</w:t>
      </w:r>
      <w:r>
        <w:rPr>
          <w:spacing w:val="-14"/>
          <w:w w:val="105"/>
        </w:rPr>
        <w:t xml:space="preserve"> </w:t>
      </w:r>
      <w:r>
        <w:rPr>
          <w:w w:val="105"/>
        </w:rPr>
        <w:t>weather</w:t>
      </w:r>
      <w:r>
        <w:rPr>
          <w:spacing w:val="-13"/>
          <w:w w:val="105"/>
        </w:rPr>
        <w:t xml:space="preserve"> </w:t>
      </w:r>
      <w:r>
        <w:rPr>
          <w:w w:val="105"/>
        </w:rPr>
        <w:t>events,</w:t>
      </w:r>
      <w:r>
        <w:rPr>
          <w:spacing w:val="-13"/>
          <w:w w:val="105"/>
        </w:rPr>
        <w:t xml:space="preserve"> </w:t>
      </w:r>
      <w:r>
        <w:rPr>
          <w:w w:val="105"/>
        </w:rPr>
        <w:t>such</w:t>
      </w:r>
      <w:r>
        <w:rPr>
          <w:spacing w:val="-13"/>
          <w:w w:val="105"/>
        </w:rPr>
        <w:t xml:space="preserve"> </w:t>
      </w:r>
      <w:r>
        <w:rPr>
          <w:w w:val="105"/>
        </w:rPr>
        <w:t>as</w:t>
      </w:r>
      <w:r>
        <w:rPr>
          <w:spacing w:val="-13"/>
          <w:w w:val="105"/>
        </w:rPr>
        <w:t xml:space="preserve"> </w:t>
      </w:r>
      <w:r>
        <w:rPr>
          <w:w w:val="105"/>
        </w:rPr>
        <w:t>frost,</w:t>
      </w:r>
      <w:r>
        <w:rPr>
          <w:spacing w:val="-13"/>
          <w:w w:val="105"/>
        </w:rPr>
        <w:t xml:space="preserve"> </w:t>
      </w:r>
      <w:r>
        <w:rPr>
          <w:w w:val="105"/>
        </w:rPr>
        <w:t>drought,</w:t>
      </w:r>
      <w:r>
        <w:rPr>
          <w:spacing w:val="-13"/>
          <w:w w:val="105"/>
        </w:rPr>
        <w:t xml:space="preserve"> </w:t>
      </w:r>
      <w:r>
        <w:rPr>
          <w:w w:val="105"/>
        </w:rPr>
        <w:t>or</w:t>
      </w:r>
      <w:r>
        <w:rPr>
          <w:spacing w:val="-13"/>
          <w:w w:val="105"/>
        </w:rPr>
        <w:t xml:space="preserve"> </w:t>
      </w:r>
      <w:r>
        <w:rPr>
          <w:w w:val="105"/>
        </w:rPr>
        <w:t>heavy</w:t>
      </w:r>
      <w:r>
        <w:rPr>
          <w:spacing w:val="-13"/>
          <w:w w:val="105"/>
        </w:rPr>
        <w:t xml:space="preserve"> </w:t>
      </w:r>
      <w:r>
        <w:rPr>
          <w:w w:val="105"/>
        </w:rPr>
        <w:t>rainfall,</w:t>
      </w:r>
      <w:r>
        <w:rPr>
          <w:spacing w:val="-12"/>
          <w:w w:val="105"/>
        </w:rPr>
        <w:t xml:space="preserve"> </w:t>
      </w:r>
      <w:r>
        <w:rPr>
          <w:w w:val="105"/>
        </w:rPr>
        <w:t>which</w:t>
      </w:r>
      <w:r>
        <w:rPr>
          <w:spacing w:val="-13"/>
          <w:w w:val="105"/>
        </w:rPr>
        <w:t xml:space="preserve"> </w:t>
      </w:r>
      <w:r>
        <w:rPr>
          <w:w w:val="105"/>
        </w:rPr>
        <w:t>can</w:t>
      </w:r>
      <w:r>
        <w:rPr>
          <w:spacing w:val="-13"/>
          <w:w w:val="105"/>
        </w:rPr>
        <w:t xml:space="preserve"> </w:t>
      </w:r>
      <w:r>
        <w:rPr>
          <w:w w:val="105"/>
        </w:rPr>
        <w:t>directly</w:t>
      </w:r>
      <w:r>
        <w:rPr>
          <w:spacing w:val="-13"/>
          <w:w w:val="105"/>
        </w:rPr>
        <w:t xml:space="preserve"> </w:t>
      </w:r>
      <w:r>
        <w:rPr>
          <w:w w:val="105"/>
        </w:rPr>
        <w:t>damage</w:t>
      </w:r>
      <w:r>
        <w:rPr>
          <w:spacing w:val="-13"/>
          <w:w w:val="105"/>
        </w:rPr>
        <w:t xml:space="preserve"> </w:t>
      </w:r>
      <w:r>
        <w:rPr>
          <w:w w:val="105"/>
        </w:rPr>
        <w:t xml:space="preserve">plant tissues, including shoots, </w:t>
      </w:r>
      <w:r w:rsidR="004C6AB8">
        <w:rPr>
          <w:w w:val="105"/>
        </w:rPr>
        <w:t xml:space="preserve">buds, </w:t>
      </w:r>
      <w:r>
        <w:rPr>
          <w:w w:val="105"/>
        </w:rPr>
        <w:t>flowers and fruits, thereby preventing successful reproduction.</w:t>
      </w:r>
      <w:r>
        <w:rPr>
          <w:spacing w:val="40"/>
          <w:w w:val="105"/>
        </w:rPr>
        <w:t xml:space="preserve"> </w:t>
      </w:r>
      <w:r>
        <w:rPr>
          <w:w w:val="105"/>
        </w:rPr>
        <w:t>With climate</w:t>
      </w:r>
      <w:r>
        <w:rPr>
          <w:spacing w:val="-10"/>
          <w:w w:val="105"/>
        </w:rPr>
        <w:t xml:space="preserve"> </w:t>
      </w:r>
      <w:r>
        <w:rPr>
          <w:w w:val="105"/>
        </w:rPr>
        <w:t>change,</w:t>
      </w:r>
      <w:r>
        <w:rPr>
          <w:spacing w:val="-10"/>
          <w:w w:val="105"/>
        </w:rPr>
        <w:t xml:space="preserve"> </w:t>
      </w:r>
      <w:r>
        <w:rPr>
          <w:w w:val="105"/>
        </w:rPr>
        <w:t>environmental</w:t>
      </w:r>
      <w:r>
        <w:rPr>
          <w:spacing w:val="-10"/>
          <w:w w:val="105"/>
        </w:rPr>
        <w:t xml:space="preserve"> </w:t>
      </w:r>
      <w:r>
        <w:rPr>
          <w:w w:val="105"/>
        </w:rPr>
        <w:t>vetoes</w:t>
      </w:r>
      <w:r>
        <w:rPr>
          <w:spacing w:val="-10"/>
          <w:w w:val="105"/>
        </w:rPr>
        <w:t xml:space="preserve"> </w:t>
      </w:r>
      <w:r>
        <w:rPr>
          <w:w w:val="105"/>
        </w:rPr>
        <w:t>may</w:t>
      </w:r>
      <w:r>
        <w:rPr>
          <w:spacing w:val="-10"/>
          <w:w w:val="105"/>
        </w:rPr>
        <w:t xml:space="preserve"> </w:t>
      </w:r>
      <w:r>
        <w:rPr>
          <w:w w:val="105"/>
        </w:rPr>
        <w:t>become</w:t>
      </w:r>
      <w:r>
        <w:rPr>
          <w:spacing w:val="-10"/>
          <w:w w:val="105"/>
        </w:rPr>
        <w:t xml:space="preserve"> </w:t>
      </w:r>
      <w:r>
        <w:rPr>
          <w:w w:val="105"/>
        </w:rPr>
        <w:t>more</w:t>
      </w:r>
      <w:r>
        <w:rPr>
          <w:spacing w:val="-10"/>
          <w:w w:val="105"/>
        </w:rPr>
        <w:t xml:space="preserve"> </w:t>
      </w:r>
      <w:r>
        <w:rPr>
          <w:w w:val="105"/>
        </w:rPr>
        <w:t>frequent,</w:t>
      </w:r>
      <w:r>
        <w:rPr>
          <w:spacing w:val="-10"/>
          <w:w w:val="105"/>
        </w:rPr>
        <w:t xml:space="preserve"> </w:t>
      </w:r>
      <w:r>
        <w:rPr>
          <w:w w:val="105"/>
        </w:rPr>
        <w:t>which</w:t>
      </w:r>
      <w:r>
        <w:rPr>
          <w:spacing w:val="-10"/>
          <w:w w:val="105"/>
        </w:rPr>
        <w:t xml:space="preserve"> </w:t>
      </w:r>
      <w:r>
        <w:rPr>
          <w:w w:val="105"/>
        </w:rPr>
        <w:t>is</w:t>
      </w:r>
      <w:r>
        <w:rPr>
          <w:spacing w:val="-10"/>
          <w:w w:val="105"/>
        </w:rPr>
        <w:t xml:space="preserve"> </w:t>
      </w:r>
      <w:r>
        <w:rPr>
          <w:w w:val="105"/>
        </w:rPr>
        <w:t>generally</w:t>
      </w:r>
      <w:r>
        <w:rPr>
          <w:spacing w:val="-10"/>
          <w:w w:val="105"/>
        </w:rPr>
        <w:t xml:space="preserve"> </w:t>
      </w:r>
      <w:r>
        <w:rPr>
          <w:w w:val="105"/>
        </w:rPr>
        <w:t>considered detrimental to plants.</w:t>
      </w:r>
      <w:r>
        <w:rPr>
          <w:spacing w:val="22"/>
          <w:w w:val="105"/>
        </w:rPr>
        <w:t xml:space="preserve"> </w:t>
      </w:r>
      <w:r>
        <w:rPr>
          <w:w w:val="105"/>
        </w:rPr>
        <w:t>However, studies have shown that environmental vetoes preventing seed production in certain years can actually facilitate masting, allowing for higher regeneration success (</w:t>
      </w:r>
      <w:proofErr w:type="spellStart"/>
      <w:r>
        <w:rPr>
          <w:w w:val="105"/>
        </w:rPr>
        <w:t>B</w:t>
      </w:r>
      <w:hyperlink w:anchor="_bookmark13" w:history="1">
        <w:r w:rsidR="00A43655">
          <w:rPr>
            <w:w w:val="105"/>
          </w:rPr>
          <w:t>ogdziewicz</w:t>
        </w:r>
        <w:proofErr w:type="spellEnd"/>
        <w:r w:rsidR="00A43655">
          <w:rPr>
            <w:w w:val="105"/>
          </w:rPr>
          <w:t xml:space="preserve"> </w:t>
        </w:r>
        <w:r w:rsidR="00A43655">
          <w:rPr>
            <w:i/>
            <w:w w:val="105"/>
          </w:rPr>
          <w:t>et al.</w:t>
        </w:r>
      </w:hyperlink>
      <w:r>
        <w:rPr>
          <w:w w:val="105"/>
        </w:rPr>
        <w:t xml:space="preserve">, </w:t>
      </w:r>
      <w:hyperlink w:anchor="_bookmark13" w:history="1">
        <w:r w:rsidR="00A43655">
          <w:rPr>
            <w:w w:val="105"/>
          </w:rPr>
          <w:t>2018,</w:t>
        </w:r>
      </w:hyperlink>
      <w:r>
        <w:rPr>
          <w:w w:val="105"/>
        </w:rPr>
        <w:t xml:space="preserve"> </w:t>
      </w:r>
      <w:hyperlink w:anchor="_bookmark15" w:history="1">
        <w:r w:rsidR="00A43655">
          <w:rPr>
            <w:w w:val="105"/>
          </w:rPr>
          <w:t>2019).</w:t>
        </w:r>
      </w:hyperlink>
      <w:r>
        <w:rPr>
          <w:spacing w:val="40"/>
          <w:w w:val="105"/>
        </w:rPr>
        <w:t xml:space="preserve"> </w:t>
      </w:r>
      <w:r>
        <w:rPr>
          <w:w w:val="105"/>
        </w:rPr>
        <w:t>Therefore, understanding how environmental vetoes influence seed production in different species and regions is critical for predicting future forest dynamics.</w:t>
      </w:r>
      <w:r>
        <w:rPr>
          <w:spacing w:val="13"/>
          <w:w w:val="105"/>
        </w:rPr>
        <w:t xml:space="preserve"> </w:t>
      </w:r>
      <w:r>
        <w:rPr>
          <w:w w:val="105"/>
        </w:rPr>
        <w:t>Once</w:t>
      </w:r>
      <w:r>
        <w:rPr>
          <w:spacing w:val="-5"/>
          <w:w w:val="105"/>
        </w:rPr>
        <w:t xml:space="preserve"> </w:t>
      </w:r>
      <w:r>
        <w:rPr>
          <w:w w:val="105"/>
        </w:rPr>
        <w:t>we</w:t>
      </w:r>
      <w:r>
        <w:rPr>
          <w:spacing w:val="-5"/>
          <w:w w:val="105"/>
        </w:rPr>
        <w:t xml:space="preserve"> </w:t>
      </w:r>
      <w:r>
        <w:rPr>
          <w:w w:val="105"/>
        </w:rPr>
        <w:t>understand</w:t>
      </w:r>
      <w:r>
        <w:rPr>
          <w:spacing w:val="-6"/>
          <w:w w:val="105"/>
        </w:rPr>
        <w:t xml:space="preserve"> </w:t>
      </w:r>
      <w:r>
        <w:rPr>
          <w:w w:val="105"/>
        </w:rPr>
        <w:t>how</w:t>
      </w:r>
      <w:r>
        <w:rPr>
          <w:spacing w:val="-5"/>
          <w:w w:val="105"/>
        </w:rPr>
        <w:t xml:space="preserve"> </w:t>
      </w:r>
      <w:r>
        <w:rPr>
          <w:w w:val="105"/>
        </w:rPr>
        <w:t>various</w:t>
      </w:r>
      <w:r>
        <w:rPr>
          <w:spacing w:val="-5"/>
          <w:w w:val="105"/>
        </w:rPr>
        <w:t xml:space="preserve"> </w:t>
      </w:r>
      <w:r>
        <w:rPr>
          <w:w w:val="105"/>
        </w:rPr>
        <w:t>environmental</w:t>
      </w:r>
      <w:r>
        <w:rPr>
          <w:spacing w:val="-5"/>
          <w:w w:val="105"/>
        </w:rPr>
        <w:t xml:space="preserve"> </w:t>
      </w:r>
      <w:r>
        <w:rPr>
          <w:w w:val="105"/>
        </w:rPr>
        <w:t>factors</w:t>
      </w:r>
      <w:r>
        <w:rPr>
          <w:spacing w:val="-5"/>
          <w:w w:val="105"/>
        </w:rPr>
        <w:t xml:space="preserve"> </w:t>
      </w:r>
      <w:r>
        <w:rPr>
          <w:w w:val="105"/>
        </w:rPr>
        <w:t>influence</w:t>
      </w:r>
      <w:r>
        <w:rPr>
          <w:spacing w:val="-5"/>
          <w:w w:val="105"/>
        </w:rPr>
        <w:t xml:space="preserve"> </w:t>
      </w:r>
      <w:r>
        <w:rPr>
          <w:w w:val="105"/>
        </w:rPr>
        <w:t>different</w:t>
      </w:r>
      <w:r>
        <w:rPr>
          <w:spacing w:val="-5"/>
          <w:w w:val="105"/>
        </w:rPr>
        <w:t xml:space="preserve"> </w:t>
      </w:r>
      <w:r>
        <w:rPr>
          <w:w w:val="105"/>
        </w:rPr>
        <w:t>aspects</w:t>
      </w:r>
      <w:r>
        <w:rPr>
          <w:spacing w:val="-5"/>
          <w:w w:val="105"/>
        </w:rPr>
        <w:t xml:space="preserve"> </w:t>
      </w:r>
      <w:r>
        <w:rPr>
          <w:w w:val="105"/>
        </w:rPr>
        <w:t>of masting,</w:t>
      </w:r>
      <w:r>
        <w:rPr>
          <w:spacing w:val="-5"/>
          <w:w w:val="105"/>
        </w:rPr>
        <w:t xml:space="preserve"> </w:t>
      </w:r>
      <w:r>
        <w:rPr>
          <w:w w:val="105"/>
        </w:rPr>
        <w:t>we</w:t>
      </w:r>
      <w:r>
        <w:rPr>
          <w:spacing w:val="-8"/>
          <w:w w:val="105"/>
        </w:rPr>
        <w:t xml:space="preserve"> </w:t>
      </w:r>
      <w:r>
        <w:rPr>
          <w:w w:val="105"/>
        </w:rPr>
        <w:t>can</w:t>
      </w:r>
      <w:r>
        <w:rPr>
          <w:spacing w:val="-8"/>
          <w:w w:val="105"/>
        </w:rPr>
        <w:t xml:space="preserve"> </w:t>
      </w:r>
      <w:r>
        <w:rPr>
          <w:w w:val="105"/>
        </w:rPr>
        <w:t>make</w:t>
      </w:r>
      <w:r>
        <w:rPr>
          <w:spacing w:val="-8"/>
          <w:w w:val="105"/>
        </w:rPr>
        <w:t xml:space="preserve"> </w:t>
      </w:r>
      <w:r>
        <w:rPr>
          <w:w w:val="105"/>
        </w:rPr>
        <w:t>better</w:t>
      </w:r>
      <w:r>
        <w:rPr>
          <w:spacing w:val="-8"/>
          <w:w w:val="105"/>
        </w:rPr>
        <w:t xml:space="preserve"> </w:t>
      </w:r>
      <w:r>
        <w:rPr>
          <w:w w:val="105"/>
        </w:rPr>
        <w:t>predictions</w:t>
      </w:r>
      <w:r>
        <w:rPr>
          <w:spacing w:val="-8"/>
          <w:w w:val="105"/>
        </w:rPr>
        <w:t xml:space="preserve"> </w:t>
      </w:r>
      <w:r>
        <w:rPr>
          <w:w w:val="105"/>
        </w:rPr>
        <w:t>of</w:t>
      </w:r>
      <w:r>
        <w:rPr>
          <w:spacing w:val="-8"/>
          <w:w w:val="105"/>
        </w:rPr>
        <w:t xml:space="preserve"> </w:t>
      </w:r>
      <w:r>
        <w:rPr>
          <w:w w:val="105"/>
        </w:rPr>
        <w:t>masting</w:t>
      </w:r>
      <w:r>
        <w:rPr>
          <w:spacing w:val="-8"/>
          <w:w w:val="105"/>
        </w:rPr>
        <w:t xml:space="preserve"> </w:t>
      </w:r>
      <w:r>
        <w:rPr>
          <w:w w:val="105"/>
        </w:rPr>
        <w:t>events</w:t>
      </w:r>
      <w:r>
        <w:rPr>
          <w:spacing w:val="-8"/>
          <w:w w:val="105"/>
        </w:rPr>
        <w:t xml:space="preserve"> </w:t>
      </w:r>
      <w:r>
        <w:rPr>
          <w:w w:val="105"/>
        </w:rPr>
        <w:t>and</w:t>
      </w:r>
      <w:r>
        <w:rPr>
          <w:spacing w:val="-8"/>
          <w:w w:val="105"/>
        </w:rPr>
        <w:t xml:space="preserve"> </w:t>
      </w:r>
      <w:r>
        <w:rPr>
          <w:w w:val="105"/>
        </w:rPr>
        <w:t>thus</w:t>
      </w:r>
      <w:r>
        <w:rPr>
          <w:spacing w:val="-8"/>
          <w:w w:val="105"/>
        </w:rPr>
        <w:t xml:space="preserve"> </w:t>
      </w:r>
      <w:r>
        <w:rPr>
          <w:w w:val="105"/>
        </w:rPr>
        <w:t>have</w:t>
      </w:r>
      <w:r>
        <w:rPr>
          <w:spacing w:val="-8"/>
          <w:w w:val="105"/>
        </w:rPr>
        <w:t xml:space="preserve"> </w:t>
      </w:r>
      <w:r>
        <w:rPr>
          <w:w w:val="105"/>
        </w:rPr>
        <w:t>a</w:t>
      </w:r>
      <w:r>
        <w:rPr>
          <w:spacing w:val="-8"/>
          <w:w w:val="105"/>
        </w:rPr>
        <w:t xml:space="preserve"> </w:t>
      </w:r>
      <w:r>
        <w:rPr>
          <w:w w:val="105"/>
        </w:rPr>
        <w:t>better</w:t>
      </w:r>
      <w:r>
        <w:rPr>
          <w:spacing w:val="-8"/>
          <w:w w:val="105"/>
        </w:rPr>
        <w:t xml:space="preserve"> </w:t>
      </w:r>
      <w:r>
        <w:rPr>
          <w:w w:val="105"/>
        </w:rPr>
        <w:t>understanding of</w:t>
      </w:r>
      <w:r>
        <w:rPr>
          <w:spacing w:val="-9"/>
          <w:w w:val="105"/>
        </w:rPr>
        <w:t xml:space="preserve"> </w:t>
      </w:r>
      <w:r>
        <w:rPr>
          <w:w w:val="105"/>
        </w:rPr>
        <w:t>how</w:t>
      </w:r>
      <w:r>
        <w:rPr>
          <w:spacing w:val="-10"/>
          <w:w w:val="105"/>
        </w:rPr>
        <w:t xml:space="preserve"> </w:t>
      </w:r>
      <w:r>
        <w:rPr>
          <w:w w:val="105"/>
        </w:rPr>
        <w:t>future</w:t>
      </w:r>
      <w:r>
        <w:rPr>
          <w:spacing w:val="-9"/>
          <w:w w:val="105"/>
        </w:rPr>
        <w:t xml:space="preserve"> </w:t>
      </w:r>
      <w:r>
        <w:rPr>
          <w:w w:val="105"/>
        </w:rPr>
        <w:t>changing</w:t>
      </w:r>
      <w:r>
        <w:rPr>
          <w:spacing w:val="-9"/>
          <w:w w:val="105"/>
        </w:rPr>
        <w:t xml:space="preserve"> </w:t>
      </w:r>
      <w:r>
        <w:rPr>
          <w:w w:val="105"/>
        </w:rPr>
        <w:t>climate</w:t>
      </w:r>
      <w:r>
        <w:rPr>
          <w:spacing w:val="-9"/>
          <w:w w:val="105"/>
        </w:rPr>
        <w:t xml:space="preserve"> </w:t>
      </w:r>
      <w:r>
        <w:rPr>
          <w:w w:val="105"/>
        </w:rPr>
        <w:t>may</w:t>
      </w:r>
      <w:r>
        <w:rPr>
          <w:spacing w:val="-9"/>
          <w:w w:val="105"/>
        </w:rPr>
        <w:t xml:space="preserve"> </w:t>
      </w:r>
      <w:r>
        <w:rPr>
          <w:w w:val="105"/>
        </w:rPr>
        <w:t>shape</w:t>
      </w:r>
      <w:r>
        <w:rPr>
          <w:spacing w:val="-9"/>
          <w:w w:val="105"/>
        </w:rPr>
        <w:t xml:space="preserve"> </w:t>
      </w:r>
      <w:r>
        <w:rPr>
          <w:w w:val="105"/>
        </w:rPr>
        <w:t>the</w:t>
      </w:r>
      <w:r>
        <w:rPr>
          <w:spacing w:val="-9"/>
          <w:w w:val="105"/>
        </w:rPr>
        <w:t xml:space="preserve"> </w:t>
      </w:r>
      <w:r>
        <w:rPr>
          <w:w w:val="105"/>
        </w:rPr>
        <w:t>seed</w:t>
      </w:r>
      <w:r>
        <w:rPr>
          <w:spacing w:val="-9"/>
          <w:w w:val="105"/>
        </w:rPr>
        <w:t xml:space="preserve"> </w:t>
      </w:r>
      <w:r>
        <w:rPr>
          <w:w w:val="105"/>
        </w:rPr>
        <w:t>dynamics</w:t>
      </w:r>
      <w:r>
        <w:rPr>
          <w:spacing w:val="-9"/>
          <w:w w:val="105"/>
        </w:rPr>
        <w:t xml:space="preserve"> </w:t>
      </w:r>
      <w:hyperlink w:anchor="_bookmark29" w:history="1">
        <w:r w:rsidR="00A43655">
          <w:rPr>
            <w:w w:val="105"/>
          </w:rPr>
          <w:t>(Hacket-Pain</w:t>
        </w:r>
        <w:r w:rsidR="00A43655">
          <w:rPr>
            <w:spacing w:val="-9"/>
            <w:w w:val="105"/>
          </w:rPr>
          <w:t xml:space="preserve"> </w:t>
        </w:r>
        <w:r w:rsidR="00A43655">
          <w:rPr>
            <w:w w:val="105"/>
          </w:rPr>
          <w:t>&amp;</w:t>
        </w:r>
        <w:r w:rsidR="00A43655">
          <w:rPr>
            <w:spacing w:val="-9"/>
            <w:w w:val="105"/>
          </w:rPr>
          <w:t xml:space="preserve"> </w:t>
        </w:r>
        <w:r w:rsidR="00A43655">
          <w:rPr>
            <w:w w:val="105"/>
          </w:rPr>
          <w:t>Bogdziewicz,</w:t>
        </w:r>
      </w:hyperlink>
      <w:r>
        <w:rPr>
          <w:spacing w:val="-9"/>
          <w:w w:val="105"/>
        </w:rPr>
        <w:t xml:space="preserve"> </w:t>
      </w:r>
      <w:hyperlink w:anchor="_bookmark29" w:history="1">
        <w:r w:rsidR="00A43655">
          <w:rPr>
            <w:spacing w:val="-2"/>
            <w:w w:val="105"/>
          </w:rPr>
          <w:t>2021).</w:t>
        </w:r>
      </w:hyperlink>
    </w:p>
    <w:p w14:paraId="5925B2A1" w14:textId="77777777" w:rsidR="00A43655" w:rsidRDefault="003254AF">
      <w:pPr>
        <w:pStyle w:val="BodyText"/>
        <w:spacing w:before="231" w:line="362" w:lineRule="auto"/>
        <w:ind w:left="143" w:right="140"/>
        <w:jc w:val="both"/>
      </w:pPr>
      <w:r>
        <w:rPr>
          <w:w w:val="105"/>
        </w:rPr>
        <w:t>Elevation</w:t>
      </w:r>
      <w:r>
        <w:rPr>
          <w:spacing w:val="-5"/>
          <w:w w:val="105"/>
        </w:rPr>
        <w:t xml:space="preserve"> </w:t>
      </w:r>
      <w:r>
        <w:rPr>
          <w:w w:val="105"/>
        </w:rPr>
        <w:t>has</w:t>
      </w:r>
      <w:r>
        <w:rPr>
          <w:spacing w:val="-5"/>
          <w:w w:val="105"/>
        </w:rPr>
        <w:t xml:space="preserve"> </w:t>
      </w:r>
      <w:r>
        <w:rPr>
          <w:w w:val="105"/>
        </w:rPr>
        <w:t>long</w:t>
      </w:r>
      <w:r>
        <w:rPr>
          <w:spacing w:val="-5"/>
          <w:w w:val="105"/>
        </w:rPr>
        <w:t xml:space="preserve"> </w:t>
      </w:r>
      <w:r>
        <w:rPr>
          <w:w w:val="105"/>
        </w:rPr>
        <w:t>been</w:t>
      </w:r>
      <w:r>
        <w:rPr>
          <w:spacing w:val="-5"/>
          <w:w w:val="105"/>
        </w:rPr>
        <w:t xml:space="preserve"> </w:t>
      </w:r>
      <w:r>
        <w:rPr>
          <w:w w:val="105"/>
        </w:rPr>
        <w:t>used</w:t>
      </w:r>
      <w:r>
        <w:rPr>
          <w:spacing w:val="-5"/>
          <w:w w:val="105"/>
        </w:rPr>
        <w:t xml:space="preserve"> </w:t>
      </w:r>
      <w:r>
        <w:rPr>
          <w:w w:val="105"/>
        </w:rPr>
        <w:t>as</w:t>
      </w:r>
      <w:r>
        <w:rPr>
          <w:spacing w:val="-5"/>
          <w:w w:val="105"/>
        </w:rPr>
        <w:t xml:space="preserve"> </w:t>
      </w:r>
      <w:r>
        <w:rPr>
          <w:w w:val="105"/>
        </w:rPr>
        <w:t>a</w:t>
      </w:r>
      <w:r>
        <w:rPr>
          <w:spacing w:val="-5"/>
          <w:w w:val="105"/>
        </w:rPr>
        <w:t xml:space="preserve"> </w:t>
      </w:r>
      <w:r>
        <w:rPr>
          <w:w w:val="105"/>
        </w:rPr>
        <w:t>proxy</w:t>
      </w:r>
      <w:r>
        <w:rPr>
          <w:spacing w:val="-5"/>
          <w:w w:val="105"/>
        </w:rPr>
        <w:t xml:space="preserve"> </w:t>
      </w:r>
      <w:r>
        <w:rPr>
          <w:w w:val="105"/>
        </w:rPr>
        <w:t>for</w:t>
      </w:r>
      <w:r>
        <w:rPr>
          <w:spacing w:val="-5"/>
          <w:w w:val="105"/>
        </w:rPr>
        <w:t xml:space="preserve"> </w:t>
      </w:r>
      <w:r>
        <w:rPr>
          <w:w w:val="105"/>
        </w:rPr>
        <w:t>climate</w:t>
      </w:r>
      <w:r>
        <w:rPr>
          <w:spacing w:val="-5"/>
          <w:w w:val="105"/>
        </w:rPr>
        <w:t xml:space="preserve"> </w:t>
      </w:r>
      <w:r>
        <w:rPr>
          <w:w w:val="105"/>
        </w:rPr>
        <w:t>change</w:t>
      </w:r>
      <w:r>
        <w:rPr>
          <w:spacing w:val="-5"/>
          <w:w w:val="105"/>
        </w:rPr>
        <w:t xml:space="preserve"> </w:t>
      </w:r>
      <w:r>
        <w:rPr>
          <w:w w:val="105"/>
        </w:rPr>
        <w:t>in</w:t>
      </w:r>
      <w:r>
        <w:rPr>
          <w:spacing w:val="-5"/>
          <w:w w:val="105"/>
        </w:rPr>
        <w:t xml:space="preserve"> </w:t>
      </w:r>
      <w:r>
        <w:rPr>
          <w:w w:val="105"/>
        </w:rPr>
        <w:t>ecological</w:t>
      </w:r>
      <w:r>
        <w:rPr>
          <w:spacing w:val="-5"/>
          <w:w w:val="105"/>
        </w:rPr>
        <w:t xml:space="preserve"> </w:t>
      </w:r>
      <w:r>
        <w:rPr>
          <w:w w:val="105"/>
        </w:rPr>
        <w:t>studies,</w:t>
      </w:r>
      <w:r>
        <w:rPr>
          <w:spacing w:val="-1"/>
          <w:w w:val="105"/>
        </w:rPr>
        <w:t xml:space="preserve"> </w:t>
      </w:r>
      <w:r>
        <w:rPr>
          <w:w w:val="105"/>
        </w:rPr>
        <w:t>since</w:t>
      </w:r>
      <w:r>
        <w:rPr>
          <w:spacing w:val="-5"/>
          <w:w w:val="105"/>
        </w:rPr>
        <w:t xml:space="preserve"> </w:t>
      </w:r>
      <w:r>
        <w:rPr>
          <w:w w:val="105"/>
        </w:rPr>
        <w:t>it</w:t>
      </w:r>
      <w:r>
        <w:rPr>
          <w:spacing w:val="-5"/>
          <w:w w:val="105"/>
        </w:rPr>
        <w:t xml:space="preserve"> </w:t>
      </w:r>
      <w:r>
        <w:rPr>
          <w:w w:val="105"/>
        </w:rPr>
        <w:t>is</w:t>
      </w:r>
      <w:r>
        <w:rPr>
          <w:spacing w:val="-5"/>
          <w:w w:val="105"/>
        </w:rPr>
        <w:t xml:space="preserve"> </w:t>
      </w:r>
      <w:r>
        <w:rPr>
          <w:w w:val="105"/>
        </w:rPr>
        <w:t xml:space="preserve">closely linked to a variety of climatic factors, </w:t>
      </w:r>
      <w:commentRangeStart w:id="31"/>
      <w:r>
        <w:rPr>
          <w:w w:val="105"/>
        </w:rPr>
        <w:t xml:space="preserve">particularly temperature and water availability </w:t>
      </w:r>
      <w:commentRangeEnd w:id="31"/>
      <w:r w:rsidR="0062293A">
        <w:rPr>
          <w:rStyle w:val="CommentReference"/>
        </w:rPr>
        <w:commentReference w:id="31"/>
      </w:r>
      <w:hyperlink w:anchor="_bookmark45" w:history="1">
        <w:r w:rsidR="00A43655">
          <w:rPr>
            <w:spacing w:val="12"/>
            <w:w w:val="131"/>
          </w:rPr>
          <w:t>(K</w:t>
        </w:r>
        <w:r w:rsidR="00A43655">
          <w:rPr>
            <w:spacing w:val="-98"/>
            <w:w w:val="117"/>
          </w:rPr>
          <w:t>¨</w:t>
        </w:r>
        <w:r w:rsidR="00A43655">
          <w:rPr>
            <w:spacing w:val="12"/>
            <w:w w:val="85"/>
          </w:rPr>
          <w:t>o</w:t>
        </w:r>
        <w:r w:rsidR="00A43655">
          <w:rPr>
            <w:spacing w:val="12"/>
            <w:w w:val="98"/>
          </w:rPr>
          <w:t>r</w:t>
        </w:r>
        <w:r w:rsidR="00A43655">
          <w:rPr>
            <w:spacing w:val="11"/>
            <w:w w:val="98"/>
          </w:rPr>
          <w:t>n</w:t>
        </w:r>
        <w:r w:rsidR="00A43655">
          <w:rPr>
            <w:spacing w:val="12"/>
            <w:w w:val="79"/>
          </w:rPr>
          <w:t>e</w:t>
        </w:r>
        <w:r w:rsidR="00A43655">
          <w:rPr>
            <w:spacing w:val="11"/>
            <w:w w:val="102"/>
          </w:rPr>
          <w:t>r</w:t>
        </w:r>
      </w:hyperlink>
      <w:r>
        <w:rPr>
          <w:spacing w:val="12"/>
          <w:w w:val="101"/>
        </w:rPr>
        <w:t>,</w:t>
      </w:r>
      <w:r>
        <w:rPr>
          <w:spacing w:val="-1"/>
          <w:w w:val="104"/>
        </w:rPr>
        <w:t xml:space="preserve"> </w:t>
      </w:r>
      <w:hyperlink w:anchor="_bookmark45" w:history="1">
        <w:r w:rsidR="00A43655">
          <w:rPr>
            <w:w w:val="105"/>
          </w:rPr>
          <w:t>2007).</w:t>
        </w:r>
      </w:hyperlink>
      <w:r>
        <w:rPr>
          <w:spacing w:val="27"/>
          <w:w w:val="105"/>
        </w:rPr>
        <w:t xml:space="preserve"> </w:t>
      </w:r>
      <w:r>
        <w:rPr>
          <w:w w:val="105"/>
        </w:rPr>
        <w:t>It provides a natural system to study the long-term, large-scale effects of climate change on</w:t>
      </w:r>
      <w:r>
        <w:rPr>
          <w:spacing w:val="-14"/>
          <w:w w:val="105"/>
        </w:rPr>
        <w:t xml:space="preserve"> </w:t>
      </w:r>
      <w:r>
        <w:rPr>
          <w:w w:val="105"/>
        </w:rPr>
        <w:t>communities</w:t>
      </w:r>
      <w:r>
        <w:rPr>
          <w:spacing w:val="-12"/>
          <w:w w:val="105"/>
        </w:rPr>
        <w:t xml:space="preserve"> </w:t>
      </w:r>
      <w:r>
        <w:rPr>
          <w:w w:val="105"/>
        </w:rPr>
        <w:t>and</w:t>
      </w:r>
      <w:r>
        <w:rPr>
          <w:spacing w:val="-13"/>
          <w:w w:val="105"/>
        </w:rPr>
        <w:t xml:space="preserve"> </w:t>
      </w:r>
      <w:r>
        <w:rPr>
          <w:w w:val="105"/>
        </w:rPr>
        <w:t>ecosystems,</w:t>
      </w:r>
      <w:r>
        <w:rPr>
          <w:spacing w:val="-10"/>
          <w:w w:val="105"/>
        </w:rPr>
        <w:t xml:space="preserve"> </w:t>
      </w:r>
      <w:r>
        <w:rPr>
          <w:w w:val="105"/>
        </w:rPr>
        <w:t>which</w:t>
      </w:r>
      <w:r>
        <w:rPr>
          <w:spacing w:val="-13"/>
          <w:w w:val="105"/>
        </w:rPr>
        <w:t xml:space="preserve"> </w:t>
      </w:r>
      <w:r>
        <w:rPr>
          <w:w w:val="105"/>
        </w:rPr>
        <w:t>cannot</w:t>
      </w:r>
      <w:r>
        <w:rPr>
          <w:spacing w:val="-13"/>
          <w:w w:val="105"/>
        </w:rPr>
        <w:t xml:space="preserve"> </w:t>
      </w:r>
      <w:r>
        <w:rPr>
          <w:w w:val="105"/>
        </w:rPr>
        <w:t>be</w:t>
      </w:r>
      <w:r>
        <w:rPr>
          <w:spacing w:val="-13"/>
          <w:w w:val="105"/>
        </w:rPr>
        <w:t xml:space="preserve"> </w:t>
      </w:r>
      <w:r>
        <w:rPr>
          <w:w w:val="105"/>
        </w:rPr>
        <w:t>accomplished</w:t>
      </w:r>
      <w:r>
        <w:rPr>
          <w:spacing w:val="-13"/>
          <w:w w:val="105"/>
        </w:rPr>
        <w:t xml:space="preserve"> </w:t>
      </w:r>
      <w:r>
        <w:rPr>
          <w:w w:val="105"/>
        </w:rPr>
        <w:t>by</w:t>
      </w:r>
      <w:r>
        <w:rPr>
          <w:spacing w:val="-13"/>
          <w:w w:val="105"/>
        </w:rPr>
        <w:t xml:space="preserve"> </w:t>
      </w:r>
      <w:r>
        <w:rPr>
          <w:w w:val="105"/>
        </w:rPr>
        <w:t>experiments</w:t>
      </w:r>
      <w:r>
        <w:rPr>
          <w:spacing w:val="-13"/>
          <w:w w:val="105"/>
        </w:rPr>
        <w:t xml:space="preserve"> </w:t>
      </w:r>
      <w:hyperlink w:anchor="_bookmark65" w:history="1">
        <w:r w:rsidR="00A43655">
          <w:rPr>
            <w:w w:val="105"/>
          </w:rPr>
          <w:t>(Sundqvist</w:t>
        </w:r>
        <w:r w:rsidR="00A43655">
          <w:rPr>
            <w:spacing w:val="-14"/>
            <w:w w:val="105"/>
          </w:rPr>
          <w:t xml:space="preserve"> </w:t>
        </w:r>
        <w:r w:rsidR="00A43655">
          <w:rPr>
            <w:i/>
            <w:w w:val="105"/>
          </w:rPr>
          <w:t>et</w:t>
        </w:r>
        <w:r w:rsidR="00A43655">
          <w:rPr>
            <w:i/>
            <w:spacing w:val="-7"/>
            <w:w w:val="105"/>
          </w:rPr>
          <w:t xml:space="preserve"> </w:t>
        </w:r>
        <w:r w:rsidR="00A43655">
          <w:rPr>
            <w:i/>
            <w:w w:val="105"/>
          </w:rPr>
          <w:t>al.</w:t>
        </w:r>
      </w:hyperlink>
      <w:r>
        <w:rPr>
          <w:w w:val="105"/>
        </w:rPr>
        <w:t xml:space="preserve">, </w:t>
      </w:r>
      <w:hyperlink w:anchor="_bookmark65" w:history="1">
        <w:r w:rsidR="00A43655">
          <w:rPr>
            <w:w w:val="105"/>
          </w:rPr>
          <w:t>2013).</w:t>
        </w:r>
      </w:hyperlink>
      <w:r>
        <w:rPr>
          <w:spacing w:val="40"/>
          <w:w w:val="105"/>
        </w:rPr>
        <w:t xml:space="preserve"> </w:t>
      </w:r>
      <w:r>
        <w:rPr>
          <w:w w:val="105"/>
        </w:rPr>
        <w:t>By using elevation as a proxy for climate change, we can better understand how plant populations</w:t>
      </w:r>
      <w:r>
        <w:rPr>
          <w:spacing w:val="-14"/>
          <w:w w:val="105"/>
        </w:rPr>
        <w:t xml:space="preserve"> </w:t>
      </w:r>
      <w:r>
        <w:rPr>
          <w:w w:val="105"/>
        </w:rPr>
        <w:t>at</w:t>
      </w:r>
      <w:r>
        <w:rPr>
          <w:spacing w:val="-13"/>
          <w:w w:val="105"/>
        </w:rPr>
        <w:t xml:space="preserve"> </w:t>
      </w:r>
      <w:r>
        <w:rPr>
          <w:w w:val="105"/>
        </w:rPr>
        <w:t>different</w:t>
      </w:r>
      <w:r>
        <w:rPr>
          <w:spacing w:val="-13"/>
          <w:w w:val="105"/>
        </w:rPr>
        <w:t xml:space="preserve"> </w:t>
      </w:r>
      <w:r>
        <w:rPr>
          <w:w w:val="105"/>
        </w:rPr>
        <w:t>elevations</w:t>
      </w:r>
      <w:r>
        <w:rPr>
          <w:spacing w:val="-13"/>
          <w:w w:val="105"/>
        </w:rPr>
        <w:t xml:space="preserve"> </w:t>
      </w:r>
      <w:r>
        <w:rPr>
          <w:w w:val="105"/>
        </w:rPr>
        <w:t>respond</w:t>
      </w:r>
      <w:r>
        <w:rPr>
          <w:spacing w:val="-13"/>
          <w:w w:val="105"/>
        </w:rPr>
        <w:t xml:space="preserve"> </w:t>
      </w:r>
      <w:r>
        <w:rPr>
          <w:w w:val="105"/>
        </w:rPr>
        <w:t>to</w:t>
      </w:r>
      <w:r>
        <w:rPr>
          <w:spacing w:val="-13"/>
          <w:w w:val="105"/>
        </w:rPr>
        <w:t xml:space="preserve"> </w:t>
      </w:r>
      <w:r>
        <w:rPr>
          <w:w w:val="105"/>
        </w:rPr>
        <w:t>environmental</w:t>
      </w:r>
      <w:r>
        <w:rPr>
          <w:spacing w:val="-13"/>
          <w:w w:val="105"/>
        </w:rPr>
        <w:t xml:space="preserve"> </w:t>
      </w:r>
      <w:r>
        <w:rPr>
          <w:w w:val="105"/>
        </w:rPr>
        <w:t>factors</w:t>
      </w:r>
      <w:r>
        <w:rPr>
          <w:spacing w:val="-13"/>
          <w:w w:val="105"/>
        </w:rPr>
        <w:t xml:space="preserve"> </w:t>
      </w:r>
      <w:r>
        <w:rPr>
          <w:w w:val="105"/>
        </w:rPr>
        <w:t>and</w:t>
      </w:r>
      <w:r>
        <w:rPr>
          <w:spacing w:val="-13"/>
          <w:w w:val="105"/>
        </w:rPr>
        <w:t xml:space="preserve"> </w:t>
      </w:r>
      <w:r>
        <w:rPr>
          <w:w w:val="105"/>
        </w:rPr>
        <w:t>refine</w:t>
      </w:r>
      <w:r>
        <w:rPr>
          <w:spacing w:val="-13"/>
          <w:w w:val="105"/>
        </w:rPr>
        <w:t xml:space="preserve"> </w:t>
      </w:r>
      <w:r>
        <w:rPr>
          <w:w w:val="105"/>
        </w:rPr>
        <w:t>predictive</w:t>
      </w:r>
      <w:r>
        <w:rPr>
          <w:spacing w:val="-13"/>
          <w:w w:val="105"/>
        </w:rPr>
        <w:t xml:space="preserve"> </w:t>
      </w:r>
      <w:r>
        <w:rPr>
          <w:w w:val="105"/>
        </w:rPr>
        <w:t>models that incorporate shifting climatic variables at finer spatial resolutions.</w:t>
      </w:r>
      <w:r>
        <w:rPr>
          <w:spacing w:val="40"/>
          <w:w w:val="105"/>
        </w:rPr>
        <w:t xml:space="preserve"> </w:t>
      </w:r>
      <w:r>
        <w:rPr>
          <w:w w:val="105"/>
        </w:rPr>
        <w:t>This approach also helps us understand vegetation shifts in ecosystem within a region.</w:t>
      </w:r>
    </w:p>
    <w:p w14:paraId="1642A694" w14:textId="77777777" w:rsidR="00A43655" w:rsidRDefault="003254AF">
      <w:pPr>
        <w:pStyle w:val="BodyText"/>
        <w:spacing w:before="226" w:line="362" w:lineRule="auto"/>
        <w:ind w:left="143" w:right="140"/>
        <w:jc w:val="both"/>
      </w:pPr>
      <w:r>
        <w:rPr>
          <w:w w:val="105"/>
        </w:rPr>
        <w:t>Mount Rainier provides an ideal location for studying how climate change may impact forest dynamics,</w:t>
      </w:r>
      <w:r>
        <w:rPr>
          <w:spacing w:val="40"/>
          <w:w w:val="105"/>
        </w:rPr>
        <w:t xml:space="preserve"> </w:t>
      </w:r>
      <w:r>
        <w:rPr>
          <w:w w:val="105"/>
        </w:rPr>
        <w:t>as</w:t>
      </w:r>
      <w:r>
        <w:rPr>
          <w:spacing w:val="40"/>
          <w:w w:val="105"/>
        </w:rPr>
        <w:t xml:space="preserve"> </w:t>
      </w:r>
      <w:r>
        <w:rPr>
          <w:w w:val="105"/>
        </w:rPr>
        <w:t>it</w:t>
      </w:r>
      <w:r>
        <w:rPr>
          <w:spacing w:val="40"/>
          <w:w w:val="105"/>
        </w:rPr>
        <w:t xml:space="preserve"> </w:t>
      </w:r>
      <w:r>
        <w:rPr>
          <w:w w:val="105"/>
        </w:rPr>
        <w:t>features</w:t>
      </w:r>
      <w:r>
        <w:rPr>
          <w:spacing w:val="40"/>
          <w:w w:val="105"/>
        </w:rPr>
        <w:t xml:space="preserve"> </w:t>
      </w:r>
      <w:r>
        <w:rPr>
          <w:w w:val="105"/>
        </w:rPr>
        <w:t>a</w:t>
      </w:r>
      <w:r>
        <w:rPr>
          <w:spacing w:val="40"/>
          <w:w w:val="105"/>
        </w:rPr>
        <w:t xml:space="preserve"> </w:t>
      </w:r>
      <w:r>
        <w:rPr>
          <w:w w:val="105"/>
        </w:rPr>
        <w:t>distinct</w:t>
      </w:r>
      <w:r>
        <w:rPr>
          <w:spacing w:val="40"/>
          <w:w w:val="105"/>
        </w:rPr>
        <w:t xml:space="preserve"> </w:t>
      </w:r>
      <w:r>
        <w:rPr>
          <w:w w:val="105"/>
        </w:rPr>
        <w:t>elevation</w:t>
      </w:r>
      <w:r>
        <w:rPr>
          <w:spacing w:val="40"/>
          <w:w w:val="105"/>
        </w:rPr>
        <w:t xml:space="preserve"> </w:t>
      </w:r>
      <w:r>
        <w:rPr>
          <w:w w:val="105"/>
        </w:rPr>
        <w:t>gradient</w:t>
      </w:r>
      <w:r>
        <w:rPr>
          <w:spacing w:val="40"/>
          <w:w w:val="105"/>
        </w:rPr>
        <w:t xml:space="preserve"> </w:t>
      </w:r>
      <w:r>
        <w:rPr>
          <w:w w:val="105"/>
        </w:rPr>
        <w:t>with</w:t>
      </w:r>
      <w:r>
        <w:rPr>
          <w:spacing w:val="40"/>
          <w:w w:val="105"/>
        </w:rPr>
        <w:t xml:space="preserve"> </w:t>
      </w:r>
      <w:r>
        <w:rPr>
          <w:w w:val="105"/>
        </w:rPr>
        <w:t>diverse</w:t>
      </w:r>
      <w:r>
        <w:rPr>
          <w:spacing w:val="40"/>
          <w:w w:val="105"/>
        </w:rPr>
        <w:t xml:space="preserve"> </w:t>
      </w:r>
      <w:r>
        <w:rPr>
          <w:w w:val="105"/>
        </w:rPr>
        <w:t>snowmelt</w:t>
      </w:r>
      <w:r>
        <w:rPr>
          <w:spacing w:val="40"/>
          <w:w w:val="105"/>
        </w:rPr>
        <w:t xml:space="preserve"> </w:t>
      </w:r>
      <w:r>
        <w:rPr>
          <w:w w:val="105"/>
        </w:rPr>
        <w:t>patterns.</w:t>
      </w:r>
      <w:r>
        <w:rPr>
          <w:spacing w:val="80"/>
          <w:w w:val="105"/>
        </w:rPr>
        <w:t xml:space="preserve"> </w:t>
      </w:r>
      <w:r>
        <w:rPr>
          <w:w w:val="105"/>
        </w:rPr>
        <w:t xml:space="preserve">The </w:t>
      </w:r>
      <w:commentRangeStart w:id="32"/>
      <w:r>
        <w:rPr>
          <w:w w:val="105"/>
        </w:rPr>
        <w:t>rain shadow effect on different sides of the mountain also creates varying water availability</w:t>
      </w:r>
      <w:commentRangeEnd w:id="32"/>
      <w:r w:rsidR="005F00C2">
        <w:rPr>
          <w:rStyle w:val="CommentReference"/>
        </w:rPr>
        <w:commentReference w:id="32"/>
      </w:r>
      <w:r>
        <w:rPr>
          <w:w w:val="105"/>
        </w:rPr>
        <w:t>.</w:t>
      </w:r>
      <w:r>
        <w:rPr>
          <w:spacing w:val="80"/>
          <w:w w:val="150"/>
        </w:rPr>
        <w:t xml:space="preserve"> </w:t>
      </w:r>
      <w:r>
        <w:rPr>
          <w:w w:val="105"/>
        </w:rPr>
        <w:t>The</w:t>
      </w:r>
      <w:r>
        <w:rPr>
          <w:spacing w:val="36"/>
          <w:w w:val="105"/>
        </w:rPr>
        <w:t xml:space="preserve"> </w:t>
      </w:r>
      <w:r>
        <w:rPr>
          <w:w w:val="105"/>
        </w:rPr>
        <w:t>climate</w:t>
      </w:r>
      <w:r>
        <w:rPr>
          <w:spacing w:val="36"/>
          <w:w w:val="105"/>
        </w:rPr>
        <w:t xml:space="preserve"> </w:t>
      </w:r>
      <w:r>
        <w:rPr>
          <w:w w:val="105"/>
        </w:rPr>
        <w:t>in</w:t>
      </w:r>
      <w:r>
        <w:rPr>
          <w:spacing w:val="36"/>
          <w:w w:val="105"/>
        </w:rPr>
        <w:t xml:space="preserve"> </w:t>
      </w:r>
      <w:r>
        <w:rPr>
          <w:w w:val="105"/>
        </w:rPr>
        <w:t>this</w:t>
      </w:r>
      <w:r>
        <w:rPr>
          <w:spacing w:val="36"/>
          <w:w w:val="105"/>
        </w:rPr>
        <w:t xml:space="preserve"> </w:t>
      </w:r>
      <w:r>
        <w:rPr>
          <w:w w:val="105"/>
        </w:rPr>
        <w:t>region</w:t>
      </w:r>
      <w:r>
        <w:rPr>
          <w:spacing w:val="36"/>
          <w:w w:val="105"/>
        </w:rPr>
        <w:t xml:space="preserve"> </w:t>
      </w:r>
      <w:r>
        <w:rPr>
          <w:w w:val="105"/>
        </w:rPr>
        <w:t>has</w:t>
      </w:r>
      <w:r>
        <w:rPr>
          <w:spacing w:val="36"/>
          <w:w w:val="105"/>
        </w:rPr>
        <w:t xml:space="preserve"> </w:t>
      </w:r>
      <w:r>
        <w:rPr>
          <w:w w:val="105"/>
        </w:rPr>
        <w:t>already</w:t>
      </w:r>
      <w:r>
        <w:rPr>
          <w:spacing w:val="36"/>
          <w:w w:val="105"/>
        </w:rPr>
        <w:t xml:space="preserve"> </w:t>
      </w:r>
      <w:r>
        <w:rPr>
          <w:w w:val="105"/>
        </w:rPr>
        <w:t>undergone</w:t>
      </w:r>
      <w:r>
        <w:rPr>
          <w:spacing w:val="36"/>
          <w:w w:val="105"/>
        </w:rPr>
        <w:t xml:space="preserve"> </w:t>
      </w:r>
      <w:r>
        <w:rPr>
          <w:w w:val="105"/>
        </w:rPr>
        <w:t>significant</w:t>
      </w:r>
      <w:r>
        <w:rPr>
          <w:spacing w:val="36"/>
          <w:w w:val="105"/>
        </w:rPr>
        <w:t xml:space="preserve"> </w:t>
      </w:r>
      <w:r>
        <w:rPr>
          <w:w w:val="105"/>
        </w:rPr>
        <w:t>changes</w:t>
      </w:r>
      <w:r>
        <w:rPr>
          <w:spacing w:val="36"/>
          <w:w w:val="105"/>
        </w:rPr>
        <w:t xml:space="preserve"> </w:t>
      </w:r>
      <w:r>
        <w:rPr>
          <w:w w:val="105"/>
        </w:rPr>
        <w:t>in</w:t>
      </w:r>
      <w:r>
        <w:rPr>
          <w:spacing w:val="36"/>
          <w:w w:val="105"/>
        </w:rPr>
        <w:t xml:space="preserve"> </w:t>
      </w:r>
      <w:r>
        <w:rPr>
          <w:w w:val="105"/>
        </w:rPr>
        <w:t>recent</w:t>
      </w:r>
      <w:r>
        <w:rPr>
          <w:spacing w:val="36"/>
          <w:w w:val="105"/>
        </w:rPr>
        <w:t xml:space="preserve"> </w:t>
      </w:r>
      <w:r>
        <w:rPr>
          <w:w w:val="105"/>
        </w:rPr>
        <w:t>decades</w:t>
      </w:r>
      <w:r>
        <w:rPr>
          <w:spacing w:val="36"/>
          <w:w w:val="105"/>
        </w:rPr>
        <w:t xml:space="preserve"> </w:t>
      </w:r>
      <w:r>
        <w:rPr>
          <w:w w:val="105"/>
        </w:rPr>
        <w:t>and, by combining historical seed data with climate data, we can explore the relationship between climatic variables and various aspects of mast seeding.</w:t>
      </w:r>
    </w:p>
    <w:p w14:paraId="15FD46B2" w14:textId="77777777" w:rsidR="00A43655" w:rsidRDefault="003254AF">
      <w:pPr>
        <w:pStyle w:val="BodyText"/>
        <w:spacing w:before="224" w:line="362" w:lineRule="auto"/>
        <w:ind w:left="143" w:right="140"/>
        <w:jc w:val="both"/>
      </w:pPr>
      <w:r>
        <w:rPr>
          <w:w w:val="105"/>
        </w:rPr>
        <w:t>This chapter aims to understand how masting patterns are influenced by environmental factors. By investigating the large variance in interannual masting patterns, and exploring the relation- ship</w:t>
      </w:r>
      <w:r>
        <w:rPr>
          <w:spacing w:val="-4"/>
          <w:w w:val="105"/>
        </w:rPr>
        <w:t xml:space="preserve"> </w:t>
      </w:r>
      <w:r>
        <w:rPr>
          <w:w w:val="105"/>
        </w:rPr>
        <w:t>between</w:t>
      </w:r>
      <w:r>
        <w:rPr>
          <w:spacing w:val="-4"/>
          <w:w w:val="105"/>
        </w:rPr>
        <w:t xml:space="preserve"> </w:t>
      </w:r>
      <w:r>
        <w:rPr>
          <w:w w:val="105"/>
        </w:rPr>
        <w:t>spatial</w:t>
      </w:r>
      <w:r>
        <w:rPr>
          <w:spacing w:val="-4"/>
          <w:w w:val="10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4"/>
          <w:w w:val="105"/>
        </w:rPr>
        <w:t xml:space="preserve"> </w:t>
      </w:r>
      <w:r>
        <w:rPr>
          <w:w w:val="105"/>
        </w:rPr>
        <w:t>temporal</w:t>
      </w:r>
      <w:r>
        <w:rPr>
          <w:spacing w:val="-4"/>
          <w:w w:val="105"/>
        </w:rPr>
        <w:t xml:space="preserve"> </w:t>
      </w:r>
      <w:r>
        <w:rPr>
          <w:w w:val="105"/>
        </w:rPr>
        <w:t>changes</w:t>
      </w:r>
      <w:r>
        <w:rPr>
          <w:spacing w:val="-4"/>
          <w:w w:val="105"/>
        </w:rPr>
        <w:t xml:space="preserve"> </w:t>
      </w:r>
      <w:r>
        <w:rPr>
          <w:w w:val="105"/>
        </w:rPr>
        <w:t>in</w:t>
      </w:r>
      <w:r>
        <w:rPr>
          <w:spacing w:val="-5"/>
          <w:w w:val="105"/>
        </w:rPr>
        <w:t xml:space="preserve"> </w:t>
      </w:r>
      <w:r>
        <w:rPr>
          <w:w w:val="105"/>
        </w:rPr>
        <w:t>masting</w:t>
      </w:r>
      <w:r>
        <w:rPr>
          <w:spacing w:val="-3"/>
          <w:w w:val="105"/>
        </w:rPr>
        <w:t xml:space="preserve"> </w:t>
      </w:r>
      <w:r>
        <w:rPr>
          <w:w w:val="105"/>
        </w:rPr>
        <w:t>across</w:t>
      </w:r>
      <w:r>
        <w:rPr>
          <w:spacing w:val="-4"/>
          <w:w w:val="105"/>
        </w:rPr>
        <w:t xml:space="preserve"> </w:t>
      </w:r>
      <w:r>
        <w:rPr>
          <w:w w:val="105"/>
        </w:rPr>
        <w:t>elevational</w:t>
      </w:r>
      <w:r>
        <w:rPr>
          <w:spacing w:val="-4"/>
          <w:w w:val="105"/>
        </w:rPr>
        <w:t xml:space="preserve"> </w:t>
      </w:r>
      <w:r>
        <w:rPr>
          <w:w w:val="105"/>
        </w:rPr>
        <w:t>gradients,</w:t>
      </w:r>
      <w:r>
        <w:rPr>
          <w:spacing w:val="-3"/>
          <w:w w:val="105"/>
        </w:rPr>
        <w:t xml:space="preserve"> </w:t>
      </w:r>
      <w:r>
        <w:rPr>
          <w:w w:val="105"/>
        </w:rPr>
        <w:t>we</w:t>
      </w:r>
      <w:r>
        <w:rPr>
          <w:spacing w:val="-4"/>
          <w:w w:val="105"/>
        </w:rPr>
        <w:t xml:space="preserve"> </w:t>
      </w:r>
      <w:r>
        <w:rPr>
          <w:spacing w:val="-5"/>
          <w:w w:val="105"/>
        </w:rPr>
        <w:t>can</w:t>
      </w:r>
    </w:p>
    <w:p w14:paraId="308DE6B8"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4ED8E255" w14:textId="77777777" w:rsidR="00A43655" w:rsidRDefault="003254AF">
      <w:pPr>
        <w:pStyle w:val="BodyText"/>
        <w:spacing w:before="29"/>
        <w:ind w:left="144"/>
      </w:pPr>
      <w:r>
        <w:rPr>
          <w:w w:val="105"/>
        </w:rPr>
        <w:lastRenderedPageBreak/>
        <w:t>better</w:t>
      </w:r>
      <w:r>
        <w:rPr>
          <w:spacing w:val="10"/>
          <w:w w:val="105"/>
        </w:rPr>
        <w:t xml:space="preserve"> </w:t>
      </w:r>
      <w:r>
        <w:rPr>
          <w:w w:val="105"/>
        </w:rPr>
        <w:t>understand</w:t>
      </w:r>
      <w:r>
        <w:rPr>
          <w:spacing w:val="11"/>
          <w:w w:val="105"/>
        </w:rPr>
        <w:t xml:space="preserve"> </w:t>
      </w:r>
      <w:r>
        <w:rPr>
          <w:w w:val="105"/>
        </w:rPr>
        <w:t>how</w:t>
      </w:r>
      <w:r>
        <w:rPr>
          <w:spacing w:val="10"/>
          <w:w w:val="105"/>
        </w:rPr>
        <w:t xml:space="preserve"> </w:t>
      </w:r>
      <w:r>
        <w:rPr>
          <w:w w:val="105"/>
        </w:rPr>
        <w:t>climate</w:t>
      </w:r>
      <w:r>
        <w:rPr>
          <w:spacing w:val="11"/>
          <w:w w:val="105"/>
        </w:rPr>
        <w:t xml:space="preserve"> </w:t>
      </w:r>
      <w:r>
        <w:rPr>
          <w:w w:val="105"/>
        </w:rPr>
        <w:t>change</w:t>
      </w:r>
      <w:r>
        <w:rPr>
          <w:spacing w:val="11"/>
          <w:w w:val="105"/>
        </w:rPr>
        <w:t xml:space="preserve"> </w:t>
      </w:r>
      <w:r>
        <w:rPr>
          <w:w w:val="105"/>
        </w:rPr>
        <w:t>will</w:t>
      </w:r>
      <w:r>
        <w:rPr>
          <w:spacing w:val="10"/>
          <w:w w:val="105"/>
        </w:rPr>
        <w:t xml:space="preserve"> </w:t>
      </w:r>
      <w:r>
        <w:rPr>
          <w:w w:val="105"/>
        </w:rPr>
        <w:t>impact</w:t>
      </w:r>
      <w:r>
        <w:rPr>
          <w:spacing w:val="11"/>
          <w:w w:val="105"/>
        </w:rPr>
        <w:t xml:space="preserve"> </w:t>
      </w:r>
      <w:r>
        <w:rPr>
          <w:w w:val="105"/>
        </w:rPr>
        <w:t>seed</w:t>
      </w:r>
      <w:r>
        <w:rPr>
          <w:spacing w:val="11"/>
          <w:w w:val="105"/>
        </w:rPr>
        <w:t xml:space="preserve"> </w:t>
      </w:r>
      <w:r>
        <w:rPr>
          <w:w w:val="105"/>
        </w:rPr>
        <w:t>dynamics</w:t>
      </w:r>
      <w:r>
        <w:rPr>
          <w:spacing w:val="10"/>
          <w:w w:val="105"/>
        </w:rPr>
        <w:t xml:space="preserve"> </w:t>
      </w:r>
      <w:r>
        <w:rPr>
          <w:w w:val="105"/>
        </w:rPr>
        <w:t>in</w:t>
      </w:r>
      <w:r>
        <w:rPr>
          <w:spacing w:val="11"/>
          <w:w w:val="105"/>
        </w:rPr>
        <w:t xml:space="preserve"> </w:t>
      </w:r>
      <w:r>
        <w:rPr>
          <w:w w:val="105"/>
        </w:rPr>
        <w:t>this</w:t>
      </w:r>
      <w:r>
        <w:rPr>
          <w:spacing w:val="11"/>
          <w:w w:val="105"/>
        </w:rPr>
        <w:t xml:space="preserve"> </w:t>
      </w:r>
      <w:r>
        <w:rPr>
          <w:spacing w:val="-2"/>
          <w:w w:val="105"/>
        </w:rPr>
        <w:t>area.</w:t>
      </w:r>
    </w:p>
    <w:p w14:paraId="716FA746" w14:textId="77777777" w:rsidR="00A43655" w:rsidRDefault="00A43655">
      <w:pPr>
        <w:pStyle w:val="BodyText"/>
      </w:pPr>
    </w:p>
    <w:p w14:paraId="637124CF" w14:textId="77777777" w:rsidR="00A43655" w:rsidRDefault="00A43655">
      <w:pPr>
        <w:pStyle w:val="BodyText"/>
        <w:spacing w:before="113"/>
      </w:pPr>
    </w:p>
    <w:p w14:paraId="069E071F" w14:textId="77777777" w:rsidR="00A43655" w:rsidRDefault="003254AF">
      <w:pPr>
        <w:pStyle w:val="Heading2"/>
        <w:numPr>
          <w:ilvl w:val="1"/>
          <w:numId w:val="2"/>
        </w:numPr>
        <w:tabs>
          <w:tab w:val="left" w:pos="756"/>
        </w:tabs>
        <w:spacing w:before="1"/>
        <w:ind w:hanging="612"/>
      </w:pPr>
      <w:bookmarkStart w:id="33" w:name="Research_Question_and_Objectives"/>
      <w:bookmarkEnd w:id="33"/>
      <w:r>
        <w:rPr>
          <w:w w:val="115"/>
        </w:rPr>
        <w:t>Research</w:t>
      </w:r>
      <w:r>
        <w:rPr>
          <w:spacing w:val="25"/>
          <w:w w:val="115"/>
        </w:rPr>
        <w:t xml:space="preserve"> </w:t>
      </w:r>
      <w:r>
        <w:rPr>
          <w:w w:val="115"/>
        </w:rPr>
        <w:t>Question</w:t>
      </w:r>
      <w:r>
        <w:rPr>
          <w:spacing w:val="26"/>
          <w:w w:val="115"/>
        </w:rPr>
        <w:t xml:space="preserve"> </w:t>
      </w:r>
      <w:r>
        <w:rPr>
          <w:w w:val="115"/>
        </w:rPr>
        <w:t>and</w:t>
      </w:r>
      <w:r>
        <w:rPr>
          <w:spacing w:val="25"/>
          <w:w w:val="115"/>
        </w:rPr>
        <w:t xml:space="preserve"> </w:t>
      </w:r>
      <w:r>
        <w:rPr>
          <w:spacing w:val="-2"/>
          <w:w w:val="115"/>
        </w:rPr>
        <w:t>Objectives</w:t>
      </w:r>
    </w:p>
    <w:p w14:paraId="7783F5A4" w14:textId="77777777" w:rsidR="00A43655" w:rsidRDefault="00A43655">
      <w:pPr>
        <w:pStyle w:val="BodyText"/>
        <w:spacing w:before="198"/>
        <w:rPr>
          <w:b/>
          <w:sz w:val="24"/>
        </w:rPr>
      </w:pPr>
    </w:p>
    <w:p w14:paraId="1C739C6D" w14:textId="4D8F1A09" w:rsidR="00A43655" w:rsidRDefault="003254AF">
      <w:pPr>
        <w:pStyle w:val="BodyText"/>
        <w:ind w:left="144"/>
      </w:pPr>
      <w:r>
        <w:rPr>
          <w:w w:val="105"/>
        </w:rPr>
        <w:t>How</w:t>
      </w:r>
      <w:r>
        <w:rPr>
          <w:spacing w:val="4"/>
          <w:w w:val="105"/>
        </w:rPr>
        <w:t xml:space="preserve"> </w:t>
      </w:r>
      <w:r>
        <w:rPr>
          <w:w w:val="105"/>
        </w:rPr>
        <w:t>does</w:t>
      </w:r>
      <w:r>
        <w:rPr>
          <w:spacing w:val="5"/>
          <w:w w:val="105"/>
        </w:rPr>
        <w:t xml:space="preserve"> </w:t>
      </w:r>
      <w:r w:rsidR="009D7FBA">
        <w:rPr>
          <w:spacing w:val="5"/>
          <w:w w:val="105"/>
        </w:rPr>
        <w:t xml:space="preserve">the </w:t>
      </w:r>
      <w:r>
        <w:rPr>
          <w:w w:val="105"/>
        </w:rPr>
        <w:t>changing</w:t>
      </w:r>
      <w:r>
        <w:rPr>
          <w:spacing w:val="5"/>
          <w:w w:val="105"/>
        </w:rPr>
        <w:t xml:space="preserve"> </w:t>
      </w:r>
      <w:r>
        <w:rPr>
          <w:w w:val="105"/>
        </w:rPr>
        <w:t>climate</w:t>
      </w:r>
      <w:r>
        <w:rPr>
          <w:spacing w:val="5"/>
          <w:w w:val="105"/>
        </w:rPr>
        <w:t xml:space="preserve"> </w:t>
      </w:r>
      <w:r>
        <w:rPr>
          <w:w w:val="105"/>
        </w:rPr>
        <w:t>affect</w:t>
      </w:r>
      <w:r>
        <w:rPr>
          <w:spacing w:val="5"/>
          <w:w w:val="105"/>
        </w:rPr>
        <w:t xml:space="preserve"> </w:t>
      </w:r>
      <w:r>
        <w:rPr>
          <w:w w:val="105"/>
        </w:rPr>
        <w:t>seed</w:t>
      </w:r>
      <w:r>
        <w:rPr>
          <w:spacing w:val="5"/>
          <w:w w:val="105"/>
        </w:rPr>
        <w:t xml:space="preserve"> </w:t>
      </w:r>
      <w:r>
        <w:rPr>
          <w:w w:val="105"/>
        </w:rPr>
        <w:t>dynamics</w:t>
      </w:r>
      <w:r>
        <w:rPr>
          <w:spacing w:val="4"/>
          <w:w w:val="105"/>
        </w:rPr>
        <w:t xml:space="preserve"> </w:t>
      </w:r>
      <w:r>
        <w:rPr>
          <w:w w:val="105"/>
        </w:rPr>
        <w:t>at</w:t>
      </w:r>
      <w:r>
        <w:rPr>
          <w:spacing w:val="5"/>
          <w:w w:val="105"/>
        </w:rPr>
        <w:t xml:space="preserve"> </w:t>
      </w:r>
      <w:r>
        <w:rPr>
          <w:w w:val="105"/>
        </w:rPr>
        <w:t>Mount</w:t>
      </w:r>
      <w:r>
        <w:rPr>
          <w:spacing w:val="5"/>
          <w:w w:val="105"/>
        </w:rPr>
        <w:t xml:space="preserve"> </w:t>
      </w:r>
      <w:r>
        <w:rPr>
          <w:spacing w:val="-2"/>
          <w:w w:val="105"/>
        </w:rPr>
        <w:t>Rainier?</w:t>
      </w:r>
    </w:p>
    <w:p w14:paraId="1A44C137" w14:textId="77777777" w:rsidR="00A43655" w:rsidRDefault="00A43655">
      <w:pPr>
        <w:pStyle w:val="BodyText"/>
        <w:spacing w:before="246"/>
      </w:pPr>
    </w:p>
    <w:p w14:paraId="5AB5169F" w14:textId="77777777" w:rsidR="00A43655" w:rsidRDefault="003254AF">
      <w:pPr>
        <w:pStyle w:val="ListParagraph"/>
        <w:numPr>
          <w:ilvl w:val="2"/>
          <w:numId w:val="2"/>
        </w:numPr>
        <w:tabs>
          <w:tab w:val="left" w:pos="687"/>
          <w:tab w:val="left" w:pos="689"/>
        </w:tabs>
        <w:spacing w:line="362" w:lineRule="auto"/>
        <w:ind w:right="141"/>
        <w:jc w:val="both"/>
      </w:pPr>
      <w:r>
        <w:rPr>
          <w:b/>
          <w:w w:val="105"/>
        </w:rPr>
        <w:t xml:space="preserve">Identify Environmental Influences: </w:t>
      </w:r>
      <w:r>
        <w:rPr>
          <w:w w:val="105"/>
        </w:rPr>
        <w:t>Investigate how key environmental factors (e.g., temperature, precipitation) are related to masting events at Mount Rainier.</w:t>
      </w:r>
    </w:p>
    <w:p w14:paraId="7031C214" w14:textId="77777777" w:rsidR="00A43655" w:rsidRDefault="003254AF">
      <w:pPr>
        <w:pStyle w:val="ListParagraph"/>
        <w:numPr>
          <w:ilvl w:val="2"/>
          <w:numId w:val="2"/>
        </w:numPr>
        <w:tabs>
          <w:tab w:val="left" w:pos="687"/>
          <w:tab w:val="left" w:pos="689"/>
        </w:tabs>
        <w:spacing w:before="173" w:line="362" w:lineRule="auto"/>
        <w:ind w:right="140"/>
        <w:jc w:val="both"/>
      </w:pPr>
      <w:r>
        <w:rPr>
          <w:b/>
          <w:w w:val="105"/>
        </w:rPr>
        <w:t>Climate change proxy:</w:t>
      </w:r>
      <w:r>
        <w:rPr>
          <w:b/>
          <w:spacing w:val="40"/>
          <w:w w:val="105"/>
        </w:rPr>
        <w:t xml:space="preserve"> </w:t>
      </w:r>
      <w:r>
        <w:rPr>
          <w:w w:val="105"/>
        </w:rPr>
        <w:t xml:space="preserve">Use the elevational gradient at Mount Rainier as a proxy for changing climate conditions to compare how masting behavior varies across different </w:t>
      </w:r>
      <w:proofErr w:type="spellStart"/>
      <w:r>
        <w:rPr>
          <w:w w:val="105"/>
        </w:rPr>
        <w:t>ele</w:t>
      </w:r>
      <w:proofErr w:type="spellEnd"/>
      <w:r>
        <w:rPr>
          <w:w w:val="105"/>
        </w:rPr>
        <w:t xml:space="preserve">- </w:t>
      </w:r>
      <w:proofErr w:type="spellStart"/>
      <w:r>
        <w:rPr>
          <w:spacing w:val="-2"/>
          <w:w w:val="105"/>
        </w:rPr>
        <w:t>vations</w:t>
      </w:r>
      <w:proofErr w:type="spellEnd"/>
      <w:r>
        <w:rPr>
          <w:spacing w:val="-2"/>
          <w:w w:val="105"/>
        </w:rPr>
        <w:t>.</w:t>
      </w:r>
    </w:p>
    <w:p w14:paraId="3FEF5DD2" w14:textId="77777777" w:rsidR="00A43655" w:rsidRDefault="003254AF">
      <w:pPr>
        <w:pStyle w:val="ListParagraph"/>
        <w:numPr>
          <w:ilvl w:val="2"/>
          <w:numId w:val="2"/>
        </w:numPr>
        <w:tabs>
          <w:tab w:val="left" w:pos="687"/>
          <w:tab w:val="left" w:pos="689"/>
        </w:tabs>
        <w:spacing w:before="173" w:line="362" w:lineRule="auto"/>
        <w:ind w:right="142"/>
        <w:jc w:val="both"/>
      </w:pPr>
      <w:r>
        <w:rPr>
          <w:b/>
          <w:w w:val="105"/>
        </w:rPr>
        <w:t>Develop Predictive Models:</w:t>
      </w:r>
      <w:r>
        <w:rPr>
          <w:b/>
          <w:spacing w:val="40"/>
          <w:w w:val="105"/>
        </w:rPr>
        <w:t xml:space="preserve"> </w:t>
      </w:r>
      <w:r>
        <w:rPr>
          <w:w w:val="105"/>
        </w:rPr>
        <w:t>Develop predictive models of masting behavior across elevations to forecast future seed dynamics under changing climate conditions.</w:t>
      </w:r>
    </w:p>
    <w:p w14:paraId="5CEF1223" w14:textId="77777777" w:rsidR="00A43655" w:rsidRDefault="00A43655">
      <w:pPr>
        <w:pStyle w:val="BodyText"/>
        <w:spacing w:before="246"/>
      </w:pPr>
    </w:p>
    <w:p w14:paraId="5A97A22E" w14:textId="77777777" w:rsidR="00A43655" w:rsidRDefault="003254AF">
      <w:pPr>
        <w:pStyle w:val="Heading2"/>
        <w:numPr>
          <w:ilvl w:val="1"/>
          <w:numId w:val="2"/>
        </w:numPr>
        <w:tabs>
          <w:tab w:val="left" w:pos="756"/>
        </w:tabs>
        <w:ind w:hanging="612"/>
      </w:pPr>
      <w:bookmarkStart w:id="34" w:name="Methods"/>
      <w:bookmarkEnd w:id="34"/>
      <w:r>
        <w:rPr>
          <w:spacing w:val="-2"/>
          <w:w w:val="115"/>
        </w:rPr>
        <w:t>Methods</w:t>
      </w:r>
    </w:p>
    <w:p w14:paraId="063593E9" w14:textId="77777777" w:rsidR="00A43655" w:rsidRDefault="00A43655">
      <w:pPr>
        <w:pStyle w:val="BodyText"/>
        <w:spacing w:before="198"/>
        <w:rPr>
          <w:b/>
          <w:sz w:val="24"/>
        </w:rPr>
      </w:pPr>
    </w:p>
    <w:p w14:paraId="5077F2E9" w14:textId="77777777" w:rsidR="00A43655" w:rsidRDefault="003254AF">
      <w:pPr>
        <w:pStyle w:val="BodyText"/>
        <w:spacing w:before="1" w:line="362" w:lineRule="auto"/>
        <w:ind w:left="144" w:right="141"/>
        <w:jc w:val="both"/>
        <w:rPr>
          <w:b/>
        </w:rPr>
      </w:pPr>
      <w:r>
        <w:t>This chapter aims to investigate how climate change influences seed dynamics at Mount Rainier, focusing on the relationship between mast seeding patterns adapted to local climatic conditions across</w:t>
      </w:r>
      <w:r>
        <w:rPr>
          <w:spacing w:val="40"/>
        </w:rPr>
        <w:t xml:space="preserve"> </w:t>
      </w:r>
      <w:r>
        <w:t>different</w:t>
      </w:r>
      <w:r>
        <w:rPr>
          <w:spacing w:val="40"/>
        </w:rPr>
        <w:t xml:space="preserve"> </w:t>
      </w:r>
      <w:r>
        <w:t>elevations.</w:t>
      </w:r>
      <w:r>
        <w:rPr>
          <w:spacing w:val="80"/>
        </w:rPr>
        <w:t xml:space="preserve"> </w:t>
      </w:r>
      <w:r>
        <w:t>By</w:t>
      </w:r>
      <w:r>
        <w:rPr>
          <w:spacing w:val="40"/>
        </w:rPr>
        <w:t xml:space="preserve"> </w:t>
      </w:r>
      <w:r>
        <w:t>using</w:t>
      </w:r>
      <w:r>
        <w:rPr>
          <w:spacing w:val="40"/>
        </w:rPr>
        <w:t xml:space="preserve"> </w:t>
      </w:r>
      <w:r>
        <w:t>long-term</w:t>
      </w:r>
      <w:r>
        <w:rPr>
          <w:spacing w:val="40"/>
        </w:rPr>
        <w:t xml:space="preserve"> </w:t>
      </w:r>
      <w:r>
        <w:t>seed</w:t>
      </w:r>
      <w:r>
        <w:rPr>
          <w:spacing w:val="40"/>
        </w:rPr>
        <w:t xml:space="preserve"> </w:t>
      </w:r>
      <w:r>
        <w:t>trap</w:t>
      </w:r>
      <w:r>
        <w:rPr>
          <w:spacing w:val="40"/>
        </w:rPr>
        <w:t xml:space="preserve"> </w:t>
      </w:r>
      <w:r>
        <w:t>data</w:t>
      </w:r>
      <w:r>
        <w:rPr>
          <w:spacing w:val="40"/>
        </w:rPr>
        <w:t xml:space="preserve"> </w:t>
      </w:r>
      <w:r>
        <w:t>and</w:t>
      </w:r>
      <w:r>
        <w:rPr>
          <w:spacing w:val="40"/>
        </w:rPr>
        <w:t xml:space="preserve"> </w:t>
      </w:r>
      <w:r>
        <w:t>corresponding</w:t>
      </w:r>
      <w:r>
        <w:rPr>
          <w:spacing w:val="40"/>
        </w:rPr>
        <w:t xml:space="preserve"> </w:t>
      </w:r>
      <w:r>
        <w:t>climate</w:t>
      </w:r>
      <w:r>
        <w:rPr>
          <w:spacing w:val="40"/>
        </w:rPr>
        <w:t xml:space="preserve"> </w:t>
      </w:r>
      <w:r>
        <w:t>data,</w:t>
      </w:r>
      <w:r>
        <w:rPr>
          <w:spacing w:val="80"/>
          <w:w w:val="110"/>
        </w:rPr>
        <w:t xml:space="preserve"> </w:t>
      </w:r>
      <w:r>
        <w:rPr>
          <w:w w:val="110"/>
        </w:rPr>
        <w:t>I</w:t>
      </w:r>
      <w:r>
        <w:rPr>
          <w:spacing w:val="-12"/>
          <w:w w:val="110"/>
        </w:rPr>
        <w:t xml:space="preserve"> </w:t>
      </w:r>
      <w:r>
        <w:rPr>
          <w:w w:val="110"/>
        </w:rPr>
        <w:t>will</w:t>
      </w:r>
      <w:r>
        <w:rPr>
          <w:spacing w:val="-12"/>
          <w:w w:val="110"/>
        </w:rPr>
        <w:t xml:space="preserve"> </w:t>
      </w:r>
      <w:r>
        <w:rPr>
          <w:w w:val="110"/>
        </w:rPr>
        <w:t>assess</w:t>
      </w:r>
      <w:r>
        <w:rPr>
          <w:spacing w:val="-12"/>
          <w:w w:val="110"/>
        </w:rPr>
        <w:t xml:space="preserve"> </w:t>
      </w:r>
      <w:r>
        <w:rPr>
          <w:w w:val="110"/>
        </w:rPr>
        <w:t>how</w:t>
      </w:r>
      <w:r>
        <w:rPr>
          <w:spacing w:val="-12"/>
          <w:w w:val="110"/>
        </w:rPr>
        <w:t xml:space="preserve"> </w:t>
      </w:r>
      <w:r>
        <w:rPr>
          <w:w w:val="110"/>
        </w:rPr>
        <w:t>seed</w:t>
      </w:r>
      <w:r>
        <w:rPr>
          <w:spacing w:val="-12"/>
          <w:w w:val="110"/>
        </w:rPr>
        <w:t xml:space="preserve"> </w:t>
      </w:r>
      <w:r>
        <w:rPr>
          <w:w w:val="110"/>
        </w:rPr>
        <w:t>production</w:t>
      </w:r>
      <w:r>
        <w:rPr>
          <w:spacing w:val="-12"/>
          <w:w w:val="110"/>
        </w:rPr>
        <w:t xml:space="preserve"> </w:t>
      </w:r>
      <w:r>
        <w:rPr>
          <w:w w:val="110"/>
        </w:rPr>
        <w:t>synchrony</w:t>
      </w:r>
      <w:r>
        <w:rPr>
          <w:spacing w:val="-12"/>
          <w:w w:val="110"/>
        </w:rPr>
        <w:t xml:space="preserve"> </w:t>
      </w:r>
      <w:r>
        <w:rPr>
          <w:w w:val="110"/>
        </w:rPr>
        <w:t>and</w:t>
      </w:r>
      <w:r>
        <w:rPr>
          <w:spacing w:val="-12"/>
          <w:w w:val="110"/>
        </w:rPr>
        <w:t xml:space="preserve"> </w:t>
      </w:r>
      <w:r>
        <w:rPr>
          <w:w w:val="110"/>
        </w:rPr>
        <w:t>variability</w:t>
      </w:r>
      <w:r>
        <w:rPr>
          <w:spacing w:val="-12"/>
          <w:w w:val="110"/>
        </w:rPr>
        <w:t xml:space="preserve"> </w:t>
      </w:r>
      <w:r>
        <w:rPr>
          <w:w w:val="110"/>
        </w:rPr>
        <w:t>change</w:t>
      </w:r>
      <w:r>
        <w:rPr>
          <w:spacing w:val="-12"/>
          <w:w w:val="110"/>
        </w:rPr>
        <w:t xml:space="preserve"> </w:t>
      </w:r>
      <w:r>
        <w:rPr>
          <w:w w:val="110"/>
        </w:rPr>
        <w:t>along</w:t>
      </w:r>
      <w:r>
        <w:rPr>
          <w:spacing w:val="-12"/>
          <w:w w:val="110"/>
        </w:rPr>
        <w:t xml:space="preserve"> </w:t>
      </w:r>
      <w:r>
        <w:rPr>
          <w:w w:val="110"/>
        </w:rPr>
        <w:t>the</w:t>
      </w:r>
      <w:r>
        <w:rPr>
          <w:spacing w:val="-12"/>
          <w:w w:val="110"/>
        </w:rPr>
        <w:t xml:space="preserve"> </w:t>
      </w:r>
      <w:r>
        <w:rPr>
          <w:w w:val="110"/>
        </w:rPr>
        <w:t>elevation,</w:t>
      </w:r>
      <w:r>
        <w:rPr>
          <w:spacing w:val="-10"/>
          <w:w w:val="110"/>
        </w:rPr>
        <w:t xml:space="preserve"> </w:t>
      </w:r>
      <w:r>
        <w:rPr>
          <w:w w:val="110"/>
        </w:rPr>
        <w:t>which is</w:t>
      </w:r>
      <w:r>
        <w:rPr>
          <w:spacing w:val="-10"/>
          <w:w w:val="110"/>
        </w:rPr>
        <w:t xml:space="preserve"> </w:t>
      </w:r>
      <w:r>
        <w:rPr>
          <w:w w:val="110"/>
        </w:rPr>
        <w:t>used</w:t>
      </w:r>
      <w:r>
        <w:rPr>
          <w:spacing w:val="-10"/>
          <w:w w:val="110"/>
        </w:rPr>
        <w:t xml:space="preserve"> </w:t>
      </w:r>
      <w:r>
        <w:rPr>
          <w:w w:val="110"/>
        </w:rPr>
        <w:t>as</w:t>
      </w:r>
      <w:r>
        <w:rPr>
          <w:spacing w:val="-10"/>
          <w:w w:val="110"/>
        </w:rPr>
        <w:t xml:space="preserve"> </w:t>
      </w:r>
      <w:r>
        <w:rPr>
          <w:w w:val="110"/>
        </w:rPr>
        <w:t>a</w:t>
      </w:r>
      <w:r>
        <w:rPr>
          <w:spacing w:val="-10"/>
          <w:w w:val="110"/>
        </w:rPr>
        <w:t xml:space="preserve"> </w:t>
      </w:r>
      <w:r>
        <w:rPr>
          <w:w w:val="110"/>
        </w:rPr>
        <w:t>proxy</w:t>
      </w:r>
      <w:r>
        <w:rPr>
          <w:spacing w:val="-10"/>
          <w:w w:val="110"/>
        </w:rPr>
        <w:t xml:space="preserve"> </w:t>
      </w:r>
      <w:r>
        <w:rPr>
          <w:w w:val="110"/>
        </w:rPr>
        <w:t>for</w:t>
      </w:r>
      <w:r>
        <w:rPr>
          <w:spacing w:val="-10"/>
          <w:w w:val="110"/>
        </w:rPr>
        <w:t xml:space="preserve"> </w:t>
      </w:r>
      <w:r>
        <w:rPr>
          <w:w w:val="110"/>
        </w:rPr>
        <w:t>climate</w:t>
      </w:r>
      <w:r>
        <w:rPr>
          <w:spacing w:val="-10"/>
          <w:w w:val="110"/>
        </w:rPr>
        <w:t xml:space="preserve"> </w:t>
      </w:r>
      <w:r>
        <w:rPr>
          <w:w w:val="110"/>
        </w:rPr>
        <w:t>change</w:t>
      </w:r>
      <w:r>
        <w:rPr>
          <w:spacing w:val="-10"/>
          <w:w w:val="110"/>
        </w:rPr>
        <w:t xml:space="preserve"> </w:t>
      </w:r>
      <w:r>
        <w:rPr>
          <w:w w:val="110"/>
        </w:rPr>
        <w:t>for</w:t>
      </w:r>
      <w:r>
        <w:rPr>
          <w:spacing w:val="-10"/>
          <w:w w:val="110"/>
        </w:rPr>
        <w:t xml:space="preserve"> </w:t>
      </w:r>
      <w:r>
        <w:rPr>
          <w:w w:val="110"/>
        </w:rPr>
        <w:t>the</w:t>
      </w:r>
      <w:r>
        <w:rPr>
          <w:spacing w:val="-10"/>
          <w:w w:val="110"/>
        </w:rPr>
        <w:t xml:space="preserve"> </w:t>
      </w:r>
      <w:r>
        <w:rPr>
          <w:w w:val="110"/>
        </w:rPr>
        <w:t>same</w:t>
      </w:r>
      <w:r>
        <w:rPr>
          <w:spacing w:val="-10"/>
          <w:w w:val="110"/>
        </w:rPr>
        <w:t xml:space="preserve"> </w:t>
      </w:r>
      <w:r>
        <w:rPr>
          <w:w w:val="110"/>
        </w:rPr>
        <w:t>set</w:t>
      </w:r>
      <w:r>
        <w:rPr>
          <w:spacing w:val="-10"/>
          <w:w w:val="110"/>
        </w:rPr>
        <w:t xml:space="preserve"> </w:t>
      </w:r>
      <w:r>
        <w:rPr>
          <w:w w:val="110"/>
        </w:rPr>
        <w:t>of</w:t>
      </w:r>
      <w:r>
        <w:rPr>
          <w:spacing w:val="-10"/>
          <w:w w:val="110"/>
        </w:rPr>
        <w:t xml:space="preserve"> </w:t>
      </w:r>
      <w:r>
        <w:rPr>
          <w:w w:val="110"/>
        </w:rPr>
        <w:t>species</w:t>
      </w:r>
      <w:r>
        <w:rPr>
          <w:spacing w:val="-10"/>
          <w:w w:val="110"/>
        </w:rPr>
        <w:t xml:space="preserve"> </w:t>
      </w:r>
      <w:r>
        <w:rPr>
          <w:w w:val="110"/>
        </w:rPr>
        <w:t>we</w:t>
      </w:r>
      <w:r>
        <w:rPr>
          <w:spacing w:val="-10"/>
          <w:w w:val="110"/>
        </w:rPr>
        <w:t xml:space="preserve"> </w:t>
      </w:r>
      <w:r>
        <w:rPr>
          <w:w w:val="110"/>
        </w:rPr>
        <w:t>used</w:t>
      </w:r>
      <w:r>
        <w:rPr>
          <w:spacing w:val="-10"/>
          <w:w w:val="110"/>
        </w:rPr>
        <w:t xml:space="preserve"> </w:t>
      </w:r>
      <w:r>
        <w:rPr>
          <w:w w:val="110"/>
        </w:rPr>
        <w:t>in</w:t>
      </w:r>
      <w:r>
        <w:rPr>
          <w:spacing w:val="-10"/>
          <w:w w:val="110"/>
        </w:rPr>
        <w:t xml:space="preserve"> </w:t>
      </w:r>
      <w:r>
        <w:rPr>
          <w:w w:val="110"/>
        </w:rPr>
        <w:t>last</w:t>
      </w:r>
      <w:r>
        <w:rPr>
          <w:spacing w:val="-10"/>
          <w:w w:val="110"/>
        </w:rPr>
        <w:t xml:space="preserve"> </w:t>
      </w:r>
      <w:r>
        <w:rPr>
          <w:w w:val="110"/>
        </w:rPr>
        <w:t xml:space="preserve">chapter. </w:t>
      </w:r>
      <w:r>
        <w:rPr>
          <w:b/>
          <w:w w:val="110"/>
        </w:rPr>
        <w:t xml:space="preserve">Data </w:t>
      </w:r>
      <w:r>
        <w:rPr>
          <w:b/>
          <w:spacing w:val="-2"/>
          <w:w w:val="110"/>
        </w:rPr>
        <w:t>collection</w:t>
      </w:r>
    </w:p>
    <w:p w14:paraId="24AEC75D" w14:textId="77777777" w:rsidR="00A43655" w:rsidRDefault="00A43655">
      <w:pPr>
        <w:pStyle w:val="BodyText"/>
        <w:spacing w:before="113"/>
        <w:rPr>
          <w:b/>
        </w:rPr>
      </w:pPr>
    </w:p>
    <w:p w14:paraId="6022F1C8" w14:textId="77777777" w:rsidR="00A43655" w:rsidRDefault="003254AF">
      <w:pPr>
        <w:pStyle w:val="ListParagraph"/>
        <w:numPr>
          <w:ilvl w:val="2"/>
          <w:numId w:val="2"/>
        </w:numPr>
        <w:tabs>
          <w:tab w:val="left" w:pos="688"/>
        </w:tabs>
        <w:ind w:left="688" w:hanging="217"/>
      </w:pPr>
      <w:r>
        <w:rPr>
          <w:b/>
          <w:w w:val="105"/>
        </w:rPr>
        <w:t>Long-term</w:t>
      </w:r>
      <w:r>
        <w:rPr>
          <w:b/>
          <w:spacing w:val="45"/>
          <w:w w:val="105"/>
        </w:rPr>
        <w:t xml:space="preserve"> </w:t>
      </w:r>
      <w:r>
        <w:rPr>
          <w:b/>
          <w:w w:val="105"/>
        </w:rPr>
        <w:t>seed</w:t>
      </w:r>
      <w:r>
        <w:rPr>
          <w:b/>
          <w:spacing w:val="46"/>
          <w:w w:val="105"/>
        </w:rPr>
        <w:t xml:space="preserve"> </w:t>
      </w:r>
      <w:r>
        <w:rPr>
          <w:b/>
          <w:w w:val="105"/>
        </w:rPr>
        <w:t>data:</w:t>
      </w:r>
      <w:r>
        <w:rPr>
          <w:b/>
          <w:spacing w:val="61"/>
          <w:w w:val="105"/>
        </w:rPr>
        <w:t xml:space="preserve"> </w:t>
      </w:r>
      <w:r>
        <w:rPr>
          <w:w w:val="105"/>
        </w:rPr>
        <w:t>The</w:t>
      </w:r>
      <w:r>
        <w:rPr>
          <w:spacing w:val="34"/>
          <w:w w:val="105"/>
        </w:rPr>
        <w:t xml:space="preserve"> </w:t>
      </w:r>
      <w:r>
        <w:rPr>
          <w:w w:val="105"/>
        </w:rPr>
        <w:t>same</w:t>
      </w:r>
      <w:r>
        <w:rPr>
          <w:spacing w:val="34"/>
          <w:w w:val="105"/>
        </w:rPr>
        <w:t xml:space="preserve"> </w:t>
      </w:r>
      <w:r>
        <w:rPr>
          <w:w w:val="105"/>
        </w:rPr>
        <w:t>long-term</w:t>
      </w:r>
      <w:r>
        <w:rPr>
          <w:spacing w:val="33"/>
          <w:w w:val="105"/>
        </w:rPr>
        <w:t xml:space="preserve"> </w:t>
      </w:r>
      <w:r>
        <w:rPr>
          <w:w w:val="105"/>
        </w:rPr>
        <w:t>seed</w:t>
      </w:r>
      <w:r>
        <w:rPr>
          <w:spacing w:val="34"/>
          <w:w w:val="105"/>
        </w:rPr>
        <w:t xml:space="preserve"> </w:t>
      </w:r>
      <w:r>
        <w:rPr>
          <w:w w:val="105"/>
        </w:rPr>
        <w:t>trap</w:t>
      </w:r>
      <w:r>
        <w:rPr>
          <w:spacing w:val="34"/>
          <w:w w:val="105"/>
        </w:rPr>
        <w:t xml:space="preserve"> </w:t>
      </w:r>
      <w:r>
        <w:rPr>
          <w:w w:val="105"/>
        </w:rPr>
        <w:t>data</w:t>
      </w:r>
      <w:r>
        <w:rPr>
          <w:spacing w:val="32"/>
          <w:w w:val="105"/>
        </w:rPr>
        <w:t xml:space="preserve"> </w:t>
      </w:r>
      <w:r>
        <w:rPr>
          <w:w w:val="105"/>
        </w:rPr>
        <w:t>from</w:t>
      </w:r>
      <w:r>
        <w:rPr>
          <w:spacing w:val="33"/>
          <w:w w:val="105"/>
        </w:rPr>
        <w:t xml:space="preserve"> </w:t>
      </w:r>
      <w:r>
        <w:rPr>
          <w:w w:val="105"/>
        </w:rPr>
        <w:t>last</w:t>
      </w:r>
      <w:r>
        <w:rPr>
          <w:spacing w:val="34"/>
          <w:w w:val="105"/>
        </w:rPr>
        <w:t xml:space="preserve"> </w:t>
      </w:r>
      <w:r>
        <w:rPr>
          <w:spacing w:val="-2"/>
          <w:w w:val="105"/>
        </w:rPr>
        <w:t>chapter.</w:t>
      </w:r>
    </w:p>
    <w:p w14:paraId="37A26BEF" w14:textId="77777777" w:rsidR="00A43655" w:rsidRDefault="00A43655">
      <w:pPr>
        <w:pStyle w:val="BodyText"/>
        <w:spacing w:before="40"/>
      </w:pPr>
    </w:p>
    <w:p w14:paraId="6D138757" w14:textId="77777777" w:rsidR="00A43655" w:rsidRDefault="003254AF">
      <w:pPr>
        <w:pStyle w:val="ListParagraph"/>
        <w:numPr>
          <w:ilvl w:val="2"/>
          <w:numId w:val="2"/>
        </w:numPr>
        <w:tabs>
          <w:tab w:val="left" w:pos="687"/>
          <w:tab w:val="left" w:pos="689"/>
        </w:tabs>
        <w:spacing w:line="362" w:lineRule="auto"/>
        <w:ind w:right="141"/>
        <w:jc w:val="both"/>
      </w:pPr>
      <w:r>
        <w:rPr>
          <w:b/>
          <w:w w:val="105"/>
        </w:rPr>
        <w:t>Local</w:t>
      </w:r>
      <w:r>
        <w:rPr>
          <w:b/>
          <w:spacing w:val="65"/>
          <w:w w:val="105"/>
        </w:rPr>
        <w:t xml:space="preserve"> </w:t>
      </w:r>
      <w:r>
        <w:rPr>
          <w:b/>
          <w:w w:val="105"/>
        </w:rPr>
        <w:t>climate</w:t>
      </w:r>
      <w:r>
        <w:rPr>
          <w:b/>
          <w:spacing w:val="65"/>
          <w:w w:val="105"/>
        </w:rPr>
        <w:t xml:space="preserve"> </w:t>
      </w:r>
      <w:r>
        <w:rPr>
          <w:b/>
          <w:w w:val="105"/>
        </w:rPr>
        <w:t>data:</w:t>
      </w:r>
      <w:r>
        <w:rPr>
          <w:b/>
          <w:spacing w:val="80"/>
          <w:w w:val="105"/>
        </w:rPr>
        <w:t xml:space="preserve"> </w:t>
      </w:r>
      <w:r>
        <w:rPr>
          <w:w w:val="105"/>
        </w:rPr>
        <w:t>Our</w:t>
      </w:r>
      <w:r>
        <w:rPr>
          <w:spacing w:val="40"/>
          <w:w w:val="105"/>
        </w:rPr>
        <w:t xml:space="preserve"> </w:t>
      </w:r>
      <w:r>
        <w:rPr>
          <w:w w:val="105"/>
        </w:rPr>
        <w:t>collaborator</w:t>
      </w:r>
      <w:r>
        <w:rPr>
          <w:spacing w:val="40"/>
          <w:w w:val="105"/>
        </w:rPr>
        <w:t xml:space="preserve"> </w:t>
      </w:r>
      <w:r>
        <w:rPr>
          <w:w w:val="105"/>
        </w:rPr>
        <w:t>Dr.</w:t>
      </w:r>
      <w:r>
        <w:rPr>
          <w:spacing w:val="80"/>
          <w:w w:val="105"/>
        </w:rPr>
        <w:t xml:space="preserve"> </w:t>
      </w:r>
      <w:r>
        <w:rPr>
          <w:w w:val="105"/>
        </w:rPr>
        <w:t>Janneke</w:t>
      </w:r>
      <w:r>
        <w:rPr>
          <w:spacing w:val="40"/>
          <w:w w:val="105"/>
        </w:rPr>
        <w:t xml:space="preserve"> </w:t>
      </w:r>
      <w:r>
        <w:rPr>
          <w:w w:val="105"/>
        </w:rPr>
        <w:t>Hille</w:t>
      </w:r>
      <w:r>
        <w:rPr>
          <w:spacing w:val="40"/>
          <w:w w:val="105"/>
        </w:rPr>
        <w:t xml:space="preserve"> </w:t>
      </w:r>
      <w:r>
        <w:rPr>
          <w:w w:val="105"/>
        </w:rPr>
        <w:t>Ris</w:t>
      </w:r>
      <w:r>
        <w:rPr>
          <w:spacing w:val="40"/>
          <w:w w:val="105"/>
        </w:rPr>
        <w:t xml:space="preserve"> </w:t>
      </w:r>
      <w:r>
        <w:rPr>
          <w:w w:val="105"/>
        </w:rPr>
        <w:t>Lambers</w:t>
      </w:r>
      <w:r>
        <w:rPr>
          <w:spacing w:val="40"/>
          <w:w w:val="105"/>
        </w:rPr>
        <w:t xml:space="preserve"> </w:t>
      </w:r>
      <w:r>
        <w:rPr>
          <w:w w:val="105"/>
        </w:rPr>
        <w:t>has</w:t>
      </w:r>
      <w:r>
        <w:rPr>
          <w:spacing w:val="40"/>
          <w:w w:val="105"/>
        </w:rPr>
        <w:t xml:space="preserve"> </w:t>
      </w:r>
      <w:r>
        <w:rPr>
          <w:w w:val="105"/>
        </w:rPr>
        <w:t>data</w:t>
      </w:r>
      <w:r>
        <w:rPr>
          <w:spacing w:val="40"/>
          <w:w w:val="105"/>
        </w:rPr>
        <w:t xml:space="preserve"> </w:t>
      </w:r>
      <w:r>
        <w:rPr>
          <w:w w:val="105"/>
        </w:rPr>
        <w:t>loggers in the stands recording long-term soil moisture, ambient temperature and light data.</w:t>
      </w:r>
    </w:p>
    <w:p w14:paraId="213BF471" w14:textId="77777777" w:rsidR="00A43655" w:rsidRDefault="00A43655">
      <w:pPr>
        <w:pStyle w:val="BodyText"/>
        <w:spacing w:before="110"/>
      </w:pPr>
    </w:p>
    <w:p w14:paraId="141D52D1" w14:textId="77777777" w:rsidR="00A43655" w:rsidRDefault="003254AF">
      <w:pPr>
        <w:pStyle w:val="Heading3"/>
        <w:jc w:val="left"/>
      </w:pPr>
      <w:r>
        <w:rPr>
          <w:w w:val="120"/>
        </w:rPr>
        <w:t>Statistical</w:t>
      </w:r>
      <w:r>
        <w:rPr>
          <w:spacing w:val="24"/>
          <w:w w:val="120"/>
        </w:rPr>
        <w:t xml:space="preserve"> </w:t>
      </w:r>
      <w:r>
        <w:rPr>
          <w:w w:val="120"/>
        </w:rPr>
        <w:t>Analysis</w:t>
      </w:r>
      <w:r>
        <w:rPr>
          <w:spacing w:val="25"/>
          <w:w w:val="120"/>
        </w:rPr>
        <w:t xml:space="preserve"> </w:t>
      </w:r>
      <w:r>
        <w:rPr>
          <w:w w:val="120"/>
        </w:rPr>
        <w:t>and</w:t>
      </w:r>
      <w:r>
        <w:rPr>
          <w:spacing w:val="24"/>
          <w:w w:val="120"/>
        </w:rPr>
        <w:t xml:space="preserve"> </w:t>
      </w:r>
      <w:r>
        <w:rPr>
          <w:w w:val="120"/>
        </w:rPr>
        <w:t>Model</w:t>
      </w:r>
      <w:r>
        <w:rPr>
          <w:spacing w:val="25"/>
          <w:w w:val="120"/>
        </w:rPr>
        <w:t xml:space="preserve"> </w:t>
      </w:r>
      <w:r>
        <w:rPr>
          <w:spacing w:val="-2"/>
          <w:w w:val="120"/>
        </w:rPr>
        <w:t>Development</w:t>
      </w:r>
    </w:p>
    <w:p w14:paraId="43FEE581" w14:textId="77777777" w:rsidR="00A43655" w:rsidRDefault="00A43655">
      <w:pPr>
        <w:pStyle w:val="BodyText"/>
        <w:spacing w:before="245"/>
        <w:rPr>
          <w:b/>
        </w:rPr>
      </w:pPr>
    </w:p>
    <w:p w14:paraId="24B76DF1" w14:textId="77777777" w:rsidR="00A43655" w:rsidRDefault="003254AF">
      <w:pPr>
        <w:pStyle w:val="ListParagraph"/>
        <w:numPr>
          <w:ilvl w:val="2"/>
          <w:numId w:val="2"/>
        </w:numPr>
        <w:tabs>
          <w:tab w:val="left" w:pos="687"/>
          <w:tab w:val="left" w:pos="689"/>
        </w:tabs>
        <w:spacing w:line="362" w:lineRule="auto"/>
        <w:ind w:right="141"/>
        <w:jc w:val="both"/>
      </w:pPr>
      <w:r>
        <w:rPr>
          <w:b/>
          <w:w w:val="110"/>
        </w:rPr>
        <w:t>Time series model, mixed-effect models:</w:t>
      </w:r>
      <w:r>
        <w:rPr>
          <w:b/>
          <w:spacing w:val="40"/>
          <w:w w:val="110"/>
        </w:rPr>
        <w:t xml:space="preserve"> </w:t>
      </w:r>
      <w:r>
        <w:rPr>
          <w:w w:val="110"/>
        </w:rPr>
        <w:t xml:space="preserve">I will build on the model developed in </w:t>
      </w:r>
      <w:r>
        <w:t>Chapter</w:t>
      </w:r>
      <w:r>
        <w:rPr>
          <w:spacing w:val="40"/>
        </w:rPr>
        <w:t xml:space="preserve"> </w:t>
      </w:r>
      <w:r>
        <w:t>2,</w:t>
      </w:r>
      <w:r>
        <w:rPr>
          <w:spacing w:val="40"/>
        </w:rPr>
        <w:t xml:space="preserve"> </w:t>
      </w:r>
      <w:r>
        <w:t>which</w:t>
      </w:r>
      <w:r>
        <w:rPr>
          <w:spacing w:val="40"/>
        </w:rPr>
        <w:t xml:space="preserve"> </w:t>
      </w:r>
      <w:r>
        <w:t>explores</w:t>
      </w:r>
      <w:r>
        <w:rPr>
          <w:spacing w:val="40"/>
        </w:rPr>
        <w:t xml:space="preserve"> </w:t>
      </w:r>
      <w:r>
        <w:t>the</w:t>
      </w:r>
      <w:r>
        <w:rPr>
          <w:spacing w:val="40"/>
        </w:rPr>
        <w:t xml:space="preserve"> </w:t>
      </w:r>
      <w:r>
        <w:t>growth-reproduction</w:t>
      </w:r>
      <w:r>
        <w:rPr>
          <w:spacing w:val="40"/>
        </w:rPr>
        <w:t xml:space="preserve"> </w:t>
      </w:r>
      <w:r>
        <w:t>trade-off</w:t>
      </w:r>
      <w:r>
        <w:rPr>
          <w:spacing w:val="40"/>
        </w:rPr>
        <w:t xml:space="preserve"> </w:t>
      </w:r>
      <w:r>
        <w:t>during</w:t>
      </w:r>
      <w:r>
        <w:rPr>
          <w:spacing w:val="40"/>
        </w:rPr>
        <w:t xml:space="preserve"> </w:t>
      </w:r>
      <w:r>
        <w:t>mast</w:t>
      </w:r>
      <w:r>
        <w:rPr>
          <w:spacing w:val="40"/>
        </w:rPr>
        <w:t xml:space="preserve"> </w:t>
      </w:r>
      <w:r>
        <w:t>seeding</w:t>
      </w:r>
      <w:r>
        <w:rPr>
          <w:spacing w:val="40"/>
        </w:rPr>
        <w:t xml:space="preserve"> </w:t>
      </w:r>
      <w:r>
        <w:t>events,</w:t>
      </w:r>
    </w:p>
    <w:p w14:paraId="2C01757E" w14:textId="77777777" w:rsidR="00A43655" w:rsidRDefault="00A43655">
      <w:pPr>
        <w:pStyle w:val="ListParagraph"/>
        <w:spacing w:line="362" w:lineRule="auto"/>
        <w:jc w:val="both"/>
        <w:sectPr w:rsidR="00A43655">
          <w:pgSz w:w="12240" w:h="15840"/>
          <w:pgMar w:top="1420" w:right="1440" w:bottom="1000" w:left="1440" w:header="0" w:footer="806" w:gutter="0"/>
          <w:cols w:space="720"/>
        </w:sectPr>
      </w:pPr>
    </w:p>
    <w:p w14:paraId="4F052C6D" w14:textId="77777777" w:rsidR="00A43655" w:rsidRDefault="003254AF">
      <w:pPr>
        <w:pStyle w:val="BodyText"/>
        <w:spacing w:before="29" w:line="362" w:lineRule="auto"/>
        <w:ind w:left="689" w:right="141"/>
        <w:jc w:val="both"/>
      </w:pPr>
      <w:r>
        <w:rPr>
          <w:w w:val="105"/>
        </w:rPr>
        <w:lastRenderedPageBreak/>
        <w:t xml:space="preserve">to create a more climate-sensitive model of mast seeding dynamics. This extended model will incorporate </w:t>
      </w:r>
      <w:commentRangeStart w:id="35"/>
      <w:r>
        <w:rPr>
          <w:w w:val="105"/>
        </w:rPr>
        <w:t xml:space="preserve">climate variables such as temperature and precipitation </w:t>
      </w:r>
      <w:commentRangeEnd w:id="35"/>
      <w:r w:rsidR="005C4D1C">
        <w:rPr>
          <w:rStyle w:val="CommentReference"/>
        </w:rPr>
        <w:commentReference w:id="35"/>
      </w:r>
      <w:r>
        <w:rPr>
          <w:w w:val="105"/>
        </w:rPr>
        <w:t>to assess how changing climatic conditions may alter the frequency, magnitude, and synchrony of mast seeding events.</w:t>
      </w:r>
    </w:p>
    <w:p w14:paraId="148640A5" w14:textId="77777777" w:rsidR="00A43655" w:rsidRDefault="003254AF">
      <w:pPr>
        <w:pStyle w:val="ListParagraph"/>
        <w:numPr>
          <w:ilvl w:val="2"/>
          <w:numId w:val="2"/>
        </w:numPr>
        <w:tabs>
          <w:tab w:val="left" w:pos="687"/>
          <w:tab w:val="left" w:pos="689"/>
        </w:tabs>
        <w:spacing w:before="184" w:line="362" w:lineRule="auto"/>
        <w:ind w:right="141"/>
        <w:jc w:val="both"/>
      </w:pPr>
      <w:r>
        <w:rPr>
          <w:b/>
          <w:w w:val="110"/>
        </w:rPr>
        <w:t>Predictive</w:t>
      </w:r>
      <w:r>
        <w:rPr>
          <w:b/>
          <w:spacing w:val="-2"/>
          <w:w w:val="110"/>
        </w:rPr>
        <w:t xml:space="preserve"> </w:t>
      </w:r>
      <w:r>
        <w:rPr>
          <w:b/>
          <w:w w:val="110"/>
        </w:rPr>
        <w:t>modeling:</w:t>
      </w:r>
      <w:r>
        <w:rPr>
          <w:b/>
          <w:w w:val="115"/>
        </w:rPr>
        <w:t xml:space="preserve"> </w:t>
      </w:r>
      <w:r>
        <w:rPr>
          <w:w w:val="115"/>
        </w:rPr>
        <w:t>I</w:t>
      </w:r>
      <w:r>
        <w:rPr>
          <w:spacing w:val="-11"/>
          <w:w w:val="115"/>
        </w:rPr>
        <w:t xml:space="preserve"> </w:t>
      </w:r>
      <w:r>
        <w:rPr>
          <w:w w:val="110"/>
        </w:rPr>
        <w:t>will</w:t>
      </w:r>
      <w:r>
        <w:rPr>
          <w:spacing w:val="-9"/>
          <w:w w:val="110"/>
        </w:rPr>
        <w:t xml:space="preserve"> </w:t>
      </w:r>
      <w:r>
        <w:rPr>
          <w:w w:val="110"/>
        </w:rPr>
        <w:t>develop</w:t>
      </w:r>
      <w:r>
        <w:rPr>
          <w:spacing w:val="-9"/>
          <w:w w:val="110"/>
        </w:rPr>
        <w:t xml:space="preserve"> </w:t>
      </w:r>
      <w:r>
        <w:rPr>
          <w:w w:val="110"/>
        </w:rPr>
        <w:t>predictive</w:t>
      </w:r>
      <w:r>
        <w:rPr>
          <w:spacing w:val="-9"/>
          <w:w w:val="110"/>
        </w:rPr>
        <w:t xml:space="preserve"> </w:t>
      </w:r>
      <w:r>
        <w:rPr>
          <w:w w:val="110"/>
        </w:rPr>
        <w:t>models</w:t>
      </w:r>
      <w:r>
        <w:rPr>
          <w:spacing w:val="-9"/>
          <w:w w:val="110"/>
        </w:rPr>
        <w:t xml:space="preserve"> </w:t>
      </w:r>
      <w:r>
        <w:rPr>
          <w:w w:val="110"/>
        </w:rPr>
        <w:t>to</w:t>
      </w:r>
      <w:r>
        <w:rPr>
          <w:spacing w:val="-9"/>
          <w:w w:val="110"/>
        </w:rPr>
        <w:t xml:space="preserve"> </w:t>
      </w:r>
      <w:r>
        <w:rPr>
          <w:w w:val="110"/>
        </w:rPr>
        <w:t>forecast</w:t>
      </w:r>
      <w:r>
        <w:rPr>
          <w:spacing w:val="-9"/>
          <w:w w:val="110"/>
        </w:rPr>
        <w:t xml:space="preserve"> </w:t>
      </w:r>
      <w:r>
        <w:rPr>
          <w:w w:val="110"/>
        </w:rPr>
        <w:t>future</w:t>
      </w:r>
      <w:r>
        <w:rPr>
          <w:spacing w:val="-9"/>
          <w:w w:val="110"/>
        </w:rPr>
        <w:t xml:space="preserve"> </w:t>
      </w:r>
      <w:r>
        <w:rPr>
          <w:w w:val="110"/>
        </w:rPr>
        <w:t>trends</w:t>
      </w:r>
      <w:r>
        <w:rPr>
          <w:spacing w:val="-9"/>
          <w:w w:val="110"/>
        </w:rPr>
        <w:t xml:space="preserve"> </w:t>
      </w:r>
      <w:r>
        <w:rPr>
          <w:w w:val="110"/>
        </w:rPr>
        <w:t>in</w:t>
      </w:r>
      <w:r>
        <w:rPr>
          <w:spacing w:val="-9"/>
          <w:w w:val="110"/>
        </w:rPr>
        <w:t xml:space="preserve"> </w:t>
      </w:r>
      <w:r>
        <w:rPr>
          <w:w w:val="110"/>
        </w:rPr>
        <w:t xml:space="preserve">mast- </w:t>
      </w:r>
      <w:proofErr w:type="spellStart"/>
      <w:r>
        <w:t>ing</w:t>
      </w:r>
      <w:proofErr w:type="spellEnd"/>
      <w:r>
        <w:t xml:space="preserve"> </w:t>
      </w:r>
      <w:proofErr w:type="spellStart"/>
      <w:r>
        <w:t>behaviours</w:t>
      </w:r>
      <w:proofErr w:type="spellEnd"/>
      <w:r>
        <w:t xml:space="preserve"> at Mount Rainier under projected climate scenarios.</w:t>
      </w:r>
      <w:r>
        <w:rPr>
          <w:spacing w:val="40"/>
        </w:rPr>
        <w:t xml:space="preserve"> </w:t>
      </w:r>
      <w:r>
        <w:t xml:space="preserve">These models will use </w:t>
      </w:r>
      <w:r>
        <w:rPr>
          <w:w w:val="110"/>
        </w:rPr>
        <w:t>climate</w:t>
      </w:r>
      <w:r>
        <w:rPr>
          <w:spacing w:val="-10"/>
          <w:w w:val="110"/>
        </w:rPr>
        <w:t xml:space="preserve"> </w:t>
      </w:r>
      <w:r>
        <w:rPr>
          <w:w w:val="110"/>
        </w:rPr>
        <w:t>projections</w:t>
      </w:r>
      <w:r>
        <w:rPr>
          <w:spacing w:val="-10"/>
          <w:w w:val="110"/>
        </w:rPr>
        <w:t xml:space="preserve"> </w:t>
      </w:r>
      <w:r>
        <w:rPr>
          <w:w w:val="110"/>
        </w:rPr>
        <w:t>for</w:t>
      </w:r>
      <w:r>
        <w:rPr>
          <w:spacing w:val="-10"/>
          <w:w w:val="110"/>
        </w:rPr>
        <w:t xml:space="preserve"> </w:t>
      </w:r>
      <w:r>
        <w:rPr>
          <w:w w:val="110"/>
        </w:rPr>
        <w:t>this</w:t>
      </w:r>
      <w:r>
        <w:rPr>
          <w:spacing w:val="-10"/>
          <w:w w:val="110"/>
        </w:rPr>
        <w:t xml:space="preserve"> </w:t>
      </w:r>
      <w:r>
        <w:rPr>
          <w:w w:val="110"/>
        </w:rPr>
        <w:t>region</w:t>
      </w:r>
      <w:r>
        <w:rPr>
          <w:spacing w:val="-10"/>
          <w:w w:val="110"/>
        </w:rPr>
        <w:t xml:space="preserve"> </w:t>
      </w:r>
      <w:r>
        <w:rPr>
          <w:w w:val="110"/>
        </w:rPr>
        <w:t>to</w:t>
      </w:r>
      <w:r>
        <w:rPr>
          <w:spacing w:val="-10"/>
          <w:w w:val="110"/>
        </w:rPr>
        <w:t xml:space="preserve"> </w:t>
      </w:r>
      <w:r>
        <w:rPr>
          <w:w w:val="110"/>
        </w:rPr>
        <w:t>predict</w:t>
      </w:r>
      <w:r>
        <w:rPr>
          <w:spacing w:val="-10"/>
          <w:w w:val="110"/>
        </w:rPr>
        <w:t xml:space="preserve"> </w:t>
      </w:r>
      <w:r>
        <w:rPr>
          <w:w w:val="110"/>
        </w:rPr>
        <w:t>how</w:t>
      </w:r>
      <w:r>
        <w:rPr>
          <w:spacing w:val="-10"/>
          <w:w w:val="110"/>
        </w:rPr>
        <w:t xml:space="preserve"> </w:t>
      </w:r>
      <w:r>
        <w:rPr>
          <w:w w:val="110"/>
        </w:rPr>
        <w:t>seed</w:t>
      </w:r>
      <w:r>
        <w:rPr>
          <w:spacing w:val="-10"/>
          <w:w w:val="110"/>
        </w:rPr>
        <w:t xml:space="preserve"> </w:t>
      </w:r>
      <w:r>
        <w:rPr>
          <w:w w:val="110"/>
        </w:rPr>
        <w:t>dynamics</w:t>
      </w:r>
      <w:r>
        <w:rPr>
          <w:spacing w:val="-10"/>
          <w:w w:val="110"/>
        </w:rPr>
        <w:t xml:space="preserve"> </w:t>
      </w:r>
      <w:r>
        <w:rPr>
          <w:w w:val="110"/>
        </w:rPr>
        <w:t>might</w:t>
      </w:r>
      <w:r>
        <w:rPr>
          <w:spacing w:val="-10"/>
          <w:w w:val="110"/>
        </w:rPr>
        <w:t xml:space="preserve"> </w:t>
      </w:r>
      <w:r>
        <w:rPr>
          <w:w w:val="110"/>
        </w:rPr>
        <w:t>shift</w:t>
      </w:r>
      <w:r>
        <w:rPr>
          <w:spacing w:val="-10"/>
          <w:w w:val="110"/>
        </w:rPr>
        <w:t xml:space="preserve"> </w:t>
      </w:r>
      <w:r>
        <w:rPr>
          <w:w w:val="110"/>
        </w:rPr>
        <w:t>in</w:t>
      </w:r>
      <w:r>
        <w:rPr>
          <w:spacing w:val="-10"/>
          <w:w w:val="110"/>
        </w:rPr>
        <w:t xml:space="preserve"> </w:t>
      </w:r>
      <w:r>
        <w:rPr>
          <w:w w:val="110"/>
        </w:rPr>
        <w:t>response to future climate change.</w:t>
      </w:r>
    </w:p>
    <w:p w14:paraId="7D6AB4C2" w14:textId="77777777" w:rsidR="00A43655" w:rsidRDefault="00A43655">
      <w:pPr>
        <w:pStyle w:val="BodyText"/>
        <w:spacing w:before="251"/>
      </w:pPr>
    </w:p>
    <w:p w14:paraId="01A566E0" w14:textId="77777777" w:rsidR="00A43655" w:rsidRDefault="003254AF">
      <w:pPr>
        <w:pStyle w:val="Heading2"/>
        <w:numPr>
          <w:ilvl w:val="1"/>
          <w:numId w:val="2"/>
        </w:numPr>
        <w:tabs>
          <w:tab w:val="left" w:pos="756"/>
        </w:tabs>
        <w:ind w:hanging="612"/>
      </w:pPr>
      <w:bookmarkStart w:id="36" w:name="Significance"/>
      <w:bookmarkEnd w:id="36"/>
      <w:r>
        <w:rPr>
          <w:spacing w:val="-2"/>
          <w:w w:val="115"/>
        </w:rPr>
        <w:t>Significance</w:t>
      </w:r>
    </w:p>
    <w:p w14:paraId="41683E2C" w14:textId="77777777" w:rsidR="00A43655" w:rsidRDefault="00A43655">
      <w:pPr>
        <w:pStyle w:val="BodyText"/>
        <w:spacing w:before="199"/>
        <w:rPr>
          <w:b/>
          <w:sz w:val="24"/>
        </w:rPr>
      </w:pPr>
    </w:p>
    <w:p w14:paraId="5725EA90" w14:textId="77777777" w:rsidR="00A43655" w:rsidRDefault="003254AF">
      <w:pPr>
        <w:pStyle w:val="BodyText"/>
        <w:spacing w:line="362" w:lineRule="auto"/>
        <w:ind w:left="144" w:right="139"/>
        <w:jc w:val="both"/>
      </w:pPr>
      <w:r>
        <w:rPr>
          <w:w w:val="105"/>
        </w:rPr>
        <w:t>Changes</w:t>
      </w:r>
      <w:r>
        <w:rPr>
          <w:spacing w:val="-13"/>
          <w:w w:val="105"/>
        </w:rPr>
        <w:t xml:space="preserve"> </w:t>
      </w:r>
      <w:r>
        <w:rPr>
          <w:w w:val="105"/>
        </w:rPr>
        <w:t>in</w:t>
      </w:r>
      <w:r>
        <w:rPr>
          <w:spacing w:val="-13"/>
          <w:w w:val="105"/>
        </w:rPr>
        <w:t xml:space="preserve"> </w:t>
      </w:r>
      <w:r>
        <w:rPr>
          <w:w w:val="105"/>
        </w:rPr>
        <w:t>masting</w:t>
      </w:r>
      <w:r>
        <w:rPr>
          <w:spacing w:val="-13"/>
          <w:w w:val="105"/>
        </w:rPr>
        <w:t xml:space="preserve"> </w:t>
      </w:r>
      <w:r>
        <w:rPr>
          <w:w w:val="105"/>
        </w:rPr>
        <w:t>behavior</w:t>
      </w:r>
      <w:r>
        <w:rPr>
          <w:spacing w:val="-13"/>
          <w:w w:val="105"/>
        </w:rPr>
        <w:t xml:space="preserve"> </w:t>
      </w:r>
      <w:r>
        <w:rPr>
          <w:w w:val="105"/>
        </w:rPr>
        <w:t>can</w:t>
      </w:r>
      <w:r>
        <w:rPr>
          <w:spacing w:val="-13"/>
          <w:w w:val="105"/>
        </w:rPr>
        <w:t xml:space="preserve"> </w:t>
      </w:r>
      <w:r>
        <w:rPr>
          <w:w w:val="105"/>
        </w:rPr>
        <w:t>have</w:t>
      </w:r>
      <w:r>
        <w:rPr>
          <w:spacing w:val="-13"/>
          <w:w w:val="105"/>
        </w:rPr>
        <w:t xml:space="preserve"> </w:t>
      </w:r>
      <w:r>
        <w:rPr>
          <w:w w:val="105"/>
        </w:rPr>
        <w:t>cascading</w:t>
      </w:r>
      <w:r>
        <w:rPr>
          <w:spacing w:val="-13"/>
          <w:w w:val="105"/>
        </w:rPr>
        <w:t xml:space="preserve"> </w:t>
      </w:r>
      <w:r>
        <w:rPr>
          <w:w w:val="105"/>
        </w:rPr>
        <w:t>effects</w:t>
      </w:r>
      <w:r>
        <w:rPr>
          <w:spacing w:val="-13"/>
          <w:w w:val="105"/>
        </w:rPr>
        <w:t xml:space="preserve"> </w:t>
      </w:r>
      <w:r>
        <w:rPr>
          <w:w w:val="105"/>
        </w:rPr>
        <w:t>on</w:t>
      </w:r>
      <w:r>
        <w:rPr>
          <w:spacing w:val="-13"/>
          <w:w w:val="105"/>
        </w:rPr>
        <w:t xml:space="preserve"> </w:t>
      </w:r>
      <w:r>
        <w:rPr>
          <w:w w:val="105"/>
        </w:rPr>
        <w:t>forest</w:t>
      </w:r>
      <w:r>
        <w:rPr>
          <w:spacing w:val="-13"/>
          <w:w w:val="105"/>
        </w:rPr>
        <w:t xml:space="preserve"> </w:t>
      </w:r>
      <w:r>
        <w:rPr>
          <w:w w:val="105"/>
        </w:rPr>
        <w:t>dynamics,</w:t>
      </w:r>
      <w:r>
        <w:rPr>
          <w:spacing w:val="-10"/>
          <w:w w:val="105"/>
        </w:rPr>
        <w:t xml:space="preserve"> </w:t>
      </w:r>
      <w:r>
        <w:rPr>
          <w:w w:val="105"/>
        </w:rPr>
        <w:t>including</w:t>
      </w:r>
      <w:r>
        <w:rPr>
          <w:spacing w:val="-13"/>
          <w:w w:val="105"/>
        </w:rPr>
        <w:t xml:space="preserve"> </w:t>
      </w:r>
      <w:r>
        <w:rPr>
          <w:w w:val="105"/>
        </w:rPr>
        <w:t>seed</w:t>
      </w:r>
      <w:r>
        <w:rPr>
          <w:spacing w:val="-13"/>
          <w:w w:val="105"/>
        </w:rPr>
        <w:t xml:space="preserve"> </w:t>
      </w:r>
      <w:proofErr w:type="spellStart"/>
      <w:r>
        <w:rPr>
          <w:w w:val="105"/>
        </w:rPr>
        <w:t>preda</w:t>
      </w:r>
      <w:proofErr w:type="spellEnd"/>
      <w:r>
        <w:rPr>
          <w:w w:val="105"/>
        </w:rPr>
        <w:t>- tor</w:t>
      </w:r>
      <w:r>
        <w:rPr>
          <w:spacing w:val="-4"/>
          <w:w w:val="105"/>
        </w:rPr>
        <w:t xml:space="preserve"> </w:t>
      </w:r>
      <w:r>
        <w:rPr>
          <w:w w:val="105"/>
        </w:rPr>
        <w:t>interactions</w:t>
      </w:r>
      <w:r>
        <w:rPr>
          <w:spacing w:val="-4"/>
          <w:w w:val="105"/>
        </w:rPr>
        <w:t xml:space="preserve"> </w:t>
      </w:r>
      <w:r>
        <w:rPr>
          <w:w w:val="105"/>
        </w:rPr>
        <w:t>and</w:t>
      </w:r>
      <w:r>
        <w:rPr>
          <w:spacing w:val="-4"/>
          <w:w w:val="105"/>
        </w:rPr>
        <w:t xml:space="preserve"> </w:t>
      </w:r>
      <w:r>
        <w:rPr>
          <w:w w:val="105"/>
        </w:rPr>
        <w:t>the</w:t>
      </w:r>
      <w:r>
        <w:rPr>
          <w:spacing w:val="-4"/>
          <w:w w:val="105"/>
        </w:rPr>
        <w:t xml:space="preserve"> </w:t>
      </w:r>
      <w:r>
        <w:rPr>
          <w:w w:val="105"/>
        </w:rPr>
        <w:t>regeneration</w:t>
      </w:r>
      <w:r>
        <w:rPr>
          <w:spacing w:val="-4"/>
          <w:w w:val="105"/>
        </w:rPr>
        <w:t xml:space="preserve"> </w:t>
      </w:r>
      <w:r>
        <w:rPr>
          <w:w w:val="105"/>
        </w:rPr>
        <w:t>success</w:t>
      </w:r>
      <w:r>
        <w:rPr>
          <w:spacing w:val="-4"/>
          <w:w w:val="105"/>
        </w:rPr>
        <w:t xml:space="preserve"> </w:t>
      </w:r>
      <w:r>
        <w:rPr>
          <w:w w:val="105"/>
        </w:rPr>
        <w:t>of</w:t>
      </w:r>
      <w:r>
        <w:rPr>
          <w:spacing w:val="-4"/>
          <w:w w:val="105"/>
        </w:rPr>
        <w:t xml:space="preserve"> </w:t>
      </w:r>
      <w:r>
        <w:rPr>
          <w:w w:val="105"/>
        </w:rPr>
        <w:t>tree</w:t>
      </w:r>
      <w:r>
        <w:rPr>
          <w:spacing w:val="-4"/>
          <w:w w:val="105"/>
        </w:rPr>
        <w:t xml:space="preserve"> </w:t>
      </w:r>
      <w:r>
        <w:rPr>
          <w:w w:val="105"/>
        </w:rPr>
        <w:t>species.</w:t>
      </w:r>
      <w:r>
        <w:rPr>
          <w:spacing w:val="17"/>
          <w:w w:val="105"/>
        </w:rPr>
        <w:t xml:space="preserve"> </w:t>
      </w:r>
      <w:r>
        <w:rPr>
          <w:w w:val="105"/>
        </w:rPr>
        <w:t>Since</w:t>
      </w:r>
      <w:r>
        <w:rPr>
          <w:spacing w:val="-4"/>
          <w:w w:val="105"/>
        </w:rPr>
        <w:t xml:space="preserve"> </w:t>
      </w:r>
      <w:r>
        <w:rPr>
          <w:w w:val="105"/>
        </w:rPr>
        <w:t>masting</w:t>
      </w:r>
      <w:r>
        <w:rPr>
          <w:spacing w:val="-4"/>
          <w:w w:val="105"/>
        </w:rPr>
        <w:t xml:space="preserve"> </w:t>
      </w:r>
      <w:r>
        <w:rPr>
          <w:w w:val="105"/>
        </w:rPr>
        <w:t>events</w:t>
      </w:r>
      <w:r>
        <w:rPr>
          <w:spacing w:val="-4"/>
          <w:w w:val="105"/>
        </w:rPr>
        <w:t xml:space="preserve"> </w:t>
      </w:r>
      <w:r>
        <w:rPr>
          <w:w w:val="105"/>
        </w:rPr>
        <w:t>can</w:t>
      </w:r>
      <w:r>
        <w:rPr>
          <w:spacing w:val="-4"/>
          <w:w w:val="105"/>
        </w:rPr>
        <w:t xml:space="preserve"> </w:t>
      </w:r>
      <w:r>
        <w:rPr>
          <w:w w:val="105"/>
        </w:rPr>
        <w:t>provide</w:t>
      </w:r>
      <w:r>
        <w:rPr>
          <w:spacing w:val="-4"/>
          <w:w w:val="105"/>
        </w:rPr>
        <w:t xml:space="preserve"> </w:t>
      </w:r>
      <w:r>
        <w:rPr>
          <w:w w:val="105"/>
        </w:rPr>
        <w:t xml:space="preserve">a large food source drives population dynamics of lots of mammals in the forest, changes of mast- </w:t>
      </w:r>
      <w:proofErr w:type="spellStart"/>
      <w:r>
        <w:rPr>
          <w:w w:val="105"/>
        </w:rPr>
        <w:t>ing</w:t>
      </w:r>
      <w:proofErr w:type="spellEnd"/>
      <w:r>
        <w:rPr>
          <w:spacing w:val="-4"/>
          <w:w w:val="105"/>
        </w:rPr>
        <w:t xml:space="preserve"> </w:t>
      </w:r>
      <w:r>
        <w:rPr>
          <w:w w:val="105"/>
        </w:rPr>
        <w:t>patterns</w:t>
      </w:r>
      <w:r>
        <w:rPr>
          <w:spacing w:val="-4"/>
          <w:w w:val="105"/>
        </w:rPr>
        <w:t xml:space="preserve"> </w:t>
      </w:r>
      <w:r>
        <w:rPr>
          <w:w w:val="105"/>
        </w:rPr>
        <w:t>will</w:t>
      </w:r>
      <w:r>
        <w:rPr>
          <w:spacing w:val="-4"/>
          <w:w w:val="105"/>
        </w:rPr>
        <w:t xml:space="preserve"> </w:t>
      </w:r>
      <w:r>
        <w:rPr>
          <w:w w:val="105"/>
        </w:rPr>
        <w:t>alter</w:t>
      </w:r>
      <w:r>
        <w:rPr>
          <w:spacing w:val="-4"/>
          <w:w w:val="105"/>
        </w:rPr>
        <w:t xml:space="preserve"> </w:t>
      </w:r>
      <w:r>
        <w:rPr>
          <w:w w:val="105"/>
        </w:rPr>
        <w:t>these</w:t>
      </w:r>
      <w:r>
        <w:rPr>
          <w:spacing w:val="-4"/>
          <w:w w:val="105"/>
        </w:rPr>
        <w:t xml:space="preserve"> </w:t>
      </w:r>
      <w:r>
        <w:rPr>
          <w:w w:val="105"/>
        </w:rPr>
        <w:t>ecological</w:t>
      </w:r>
      <w:r>
        <w:rPr>
          <w:spacing w:val="-4"/>
          <w:w w:val="105"/>
        </w:rPr>
        <w:t xml:space="preserve"> </w:t>
      </w:r>
      <w:r>
        <w:rPr>
          <w:w w:val="105"/>
        </w:rPr>
        <w:t>relationships,</w:t>
      </w:r>
      <w:r>
        <w:rPr>
          <w:spacing w:val="-1"/>
          <w:w w:val="105"/>
        </w:rPr>
        <w:t xml:space="preserve"> </w:t>
      </w:r>
      <w:r>
        <w:rPr>
          <w:w w:val="105"/>
        </w:rPr>
        <w:t>and</w:t>
      </w:r>
      <w:r>
        <w:rPr>
          <w:spacing w:val="-4"/>
          <w:w w:val="105"/>
        </w:rPr>
        <w:t xml:space="preserve"> </w:t>
      </w:r>
      <w:r>
        <w:rPr>
          <w:w w:val="105"/>
        </w:rPr>
        <w:t>the</w:t>
      </w:r>
      <w:r>
        <w:rPr>
          <w:spacing w:val="-4"/>
          <w:w w:val="105"/>
        </w:rPr>
        <w:t xml:space="preserve"> </w:t>
      </w:r>
      <w:r>
        <w:rPr>
          <w:w w:val="105"/>
        </w:rPr>
        <w:t>overall</w:t>
      </w:r>
      <w:r>
        <w:rPr>
          <w:spacing w:val="-4"/>
          <w:w w:val="105"/>
        </w:rPr>
        <w:t xml:space="preserve"> </w:t>
      </w:r>
      <w:r>
        <w:rPr>
          <w:w w:val="105"/>
        </w:rPr>
        <w:t>structure</w:t>
      </w:r>
      <w:r>
        <w:rPr>
          <w:spacing w:val="-4"/>
          <w:w w:val="105"/>
        </w:rPr>
        <w:t xml:space="preserve"> </w:t>
      </w:r>
      <w:r>
        <w:rPr>
          <w:w w:val="105"/>
        </w:rPr>
        <w:t>of</w:t>
      </w:r>
      <w:r>
        <w:rPr>
          <w:spacing w:val="-4"/>
          <w:w w:val="105"/>
        </w:rPr>
        <w:t xml:space="preserve"> </w:t>
      </w:r>
      <w:r>
        <w:rPr>
          <w:w w:val="105"/>
        </w:rPr>
        <w:t>ecosystems.</w:t>
      </w:r>
      <w:r>
        <w:rPr>
          <w:spacing w:val="23"/>
          <w:w w:val="105"/>
        </w:rPr>
        <w:t xml:space="preserve"> </w:t>
      </w:r>
      <w:r>
        <w:rPr>
          <w:w w:val="105"/>
        </w:rPr>
        <w:t>For example,</w:t>
      </w:r>
      <w:r>
        <w:rPr>
          <w:spacing w:val="-7"/>
          <w:w w:val="105"/>
        </w:rPr>
        <w:t xml:space="preserve"> </w:t>
      </w:r>
      <w:r>
        <w:rPr>
          <w:w w:val="105"/>
        </w:rPr>
        <w:t>if</w:t>
      </w:r>
      <w:r>
        <w:rPr>
          <w:spacing w:val="-8"/>
          <w:w w:val="105"/>
        </w:rPr>
        <w:t xml:space="preserve"> </w:t>
      </w:r>
      <w:r>
        <w:rPr>
          <w:w w:val="105"/>
        </w:rPr>
        <w:t>climate</w:t>
      </w:r>
      <w:r>
        <w:rPr>
          <w:spacing w:val="-8"/>
          <w:w w:val="105"/>
        </w:rPr>
        <w:t xml:space="preserve"> </w:t>
      </w:r>
      <w:r>
        <w:rPr>
          <w:w w:val="105"/>
        </w:rPr>
        <w:t>change</w:t>
      </w:r>
      <w:r>
        <w:rPr>
          <w:spacing w:val="-8"/>
          <w:w w:val="105"/>
        </w:rPr>
        <w:t xml:space="preserve"> </w:t>
      </w:r>
      <w:r>
        <w:rPr>
          <w:w w:val="105"/>
        </w:rPr>
        <w:t>causes</w:t>
      </w:r>
      <w:r>
        <w:rPr>
          <w:spacing w:val="-8"/>
          <w:w w:val="105"/>
        </w:rPr>
        <w:t xml:space="preserve"> </w:t>
      </w:r>
      <w:r>
        <w:rPr>
          <w:w w:val="105"/>
        </w:rPr>
        <w:t>masting</w:t>
      </w:r>
      <w:r>
        <w:rPr>
          <w:spacing w:val="-8"/>
          <w:w w:val="105"/>
        </w:rPr>
        <w:t xml:space="preserve"> </w:t>
      </w:r>
      <w:r>
        <w:rPr>
          <w:w w:val="105"/>
        </w:rPr>
        <w:t>events</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less</w:t>
      </w:r>
      <w:r>
        <w:rPr>
          <w:spacing w:val="-8"/>
          <w:w w:val="105"/>
        </w:rPr>
        <w:t xml:space="preserve"> </w:t>
      </w:r>
      <w:r>
        <w:rPr>
          <w:w w:val="105"/>
        </w:rPr>
        <w:t>synchronized</w:t>
      </w:r>
      <w:r>
        <w:rPr>
          <w:spacing w:val="-8"/>
          <w:w w:val="105"/>
        </w:rPr>
        <w:t xml:space="preserve"> </w:t>
      </w:r>
      <w:r>
        <w:rPr>
          <w:w w:val="105"/>
        </w:rPr>
        <w:t>across</w:t>
      </w:r>
      <w:r>
        <w:rPr>
          <w:spacing w:val="-8"/>
          <w:w w:val="105"/>
        </w:rPr>
        <w:t xml:space="preserve"> </w:t>
      </w:r>
      <w:r>
        <w:rPr>
          <w:w w:val="105"/>
        </w:rPr>
        <w:t>species</w:t>
      </w:r>
      <w:r>
        <w:rPr>
          <w:spacing w:val="-8"/>
          <w:w w:val="105"/>
        </w:rPr>
        <w:t xml:space="preserve"> </w:t>
      </w:r>
      <w:r>
        <w:rPr>
          <w:w w:val="105"/>
        </w:rPr>
        <w:t>or</w:t>
      </w:r>
      <w:r>
        <w:rPr>
          <w:spacing w:val="-8"/>
          <w:w w:val="105"/>
        </w:rPr>
        <w:t xml:space="preserve"> </w:t>
      </w:r>
      <w:proofErr w:type="spellStart"/>
      <w:r>
        <w:rPr>
          <w:w w:val="105"/>
        </w:rPr>
        <w:t>eleva</w:t>
      </w:r>
      <w:proofErr w:type="spellEnd"/>
      <w:r>
        <w:rPr>
          <w:w w:val="105"/>
        </w:rPr>
        <w:t xml:space="preserve">- </w:t>
      </w:r>
      <w:proofErr w:type="spellStart"/>
      <w:r>
        <w:rPr>
          <w:w w:val="105"/>
        </w:rPr>
        <w:t>tions</w:t>
      </w:r>
      <w:proofErr w:type="spellEnd"/>
      <w:r>
        <w:rPr>
          <w:w w:val="105"/>
        </w:rPr>
        <w:t>, it will affect seed availability for animals that rely on them as a food source, potentially impacting their survival and reproduction.</w:t>
      </w:r>
    </w:p>
    <w:p w14:paraId="64A46DAD" w14:textId="77777777" w:rsidR="00A43655" w:rsidRDefault="003254AF">
      <w:pPr>
        <w:pStyle w:val="BodyText"/>
        <w:spacing w:before="225" w:line="362" w:lineRule="auto"/>
        <w:ind w:left="144" w:right="141"/>
        <w:jc w:val="both"/>
      </w:pPr>
      <w:r>
        <w:rPr>
          <w:w w:val="105"/>
        </w:rPr>
        <w:t>Masting</w:t>
      </w:r>
      <w:r>
        <w:rPr>
          <w:spacing w:val="-1"/>
          <w:w w:val="105"/>
        </w:rPr>
        <w:t xml:space="preserve"> </w:t>
      </w:r>
      <w:r>
        <w:rPr>
          <w:w w:val="105"/>
        </w:rPr>
        <w:t>could</w:t>
      </w:r>
      <w:r>
        <w:rPr>
          <w:spacing w:val="-1"/>
          <w:w w:val="105"/>
        </w:rPr>
        <w:t xml:space="preserve"> </w:t>
      </w:r>
      <w:r>
        <w:rPr>
          <w:w w:val="105"/>
        </w:rPr>
        <w:t>also</w:t>
      </w:r>
      <w:r>
        <w:rPr>
          <w:spacing w:val="-1"/>
          <w:w w:val="105"/>
        </w:rPr>
        <w:t xml:space="preserve"> </w:t>
      </w:r>
      <w:r>
        <w:rPr>
          <w:w w:val="105"/>
        </w:rPr>
        <w:t>affect</w:t>
      </w:r>
      <w:r>
        <w:rPr>
          <w:spacing w:val="-1"/>
          <w:w w:val="105"/>
        </w:rPr>
        <w:t xml:space="preserve"> </w:t>
      </w:r>
      <w:r>
        <w:rPr>
          <w:w w:val="105"/>
        </w:rPr>
        <w:t>the</w:t>
      </w:r>
      <w:r>
        <w:rPr>
          <w:spacing w:val="-1"/>
          <w:w w:val="105"/>
        </w:rPr>
        <w:t xml:space="preserve"> </w:t>
      </w:r>
      <w:r>
        <w:rPr>
          <w:w w:val="105"/>
        </w:rPr>
        <w:t>regeneration</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studied</w:t>
      </w:r>
      <w:r>
        <w:rPr>
          <w:spacing w:val="-1"/>
          <w:w w:val="105"/>
        </w:rPr>
        <w:t xml:space="preserve"> </w:t>
      </w:r>
      <w:r>
        <w:rPr>
          <w:w w:val="105"/>
        </w:rPr>
        <w:t>tree</w:t>
      </w:r>
      <w:r>
        <w:rPr>
          <w:spacing w:val="-1"/>
          <w:w w:val="105"/>
        </w:rPr>
        <w:t xml:space="preserve"> </w:t>
      </w:r>
      <w:r>
        <w:rPr>
          <w:w w:val="105"/>
        </w:rPr>
        <w:t>species</w:t>
      </w:r>
      <w:r>
        <w:rPr>
          <w:spacing w:val="-1"/>
          <w:w w:val="105"/>
        </w:rPr>
        <w:t xml:space="preserve"> </w:t>
      </w:r>
      <w:r>
        <w:rPr>
          <w:w w:val="105"/>
        </w:rPr>
        <w:t>themselves. Many</w:t>
      </w:r>
      <w:r>
        <w:rPr>
          <w:spacing w:val="-1"/>
          <w:w w:val="105"/>
        </w:rPr>
        <w:t xml:space="preserve"> </w:t>
      </w:r>
      <w:r>
        <w:rPr>
          <w:w w:val="105"/>
        </w:rPr>
        <w:t>species rely on mast seeding years to establish successful new seedlings in the face of competition and predation.</w:t>
      </w:r>
      <w:r>
        <w:rPr>
          <w:spacing w:val="40"/>
          <w:w w:val="105"/>
        </w:rPr>
        <w:t xml:space="preserve"> </w:t>
      </w:r>
      <w:r>
        <w:rPr>
          <w:w w:val="105"/>
        </w:rPr>
        <w:t>If climate change affects the frequency or intensity of mast seeding events, the successful regeneration of some tree species might be affected.</w:t>
      </w:r>
      <w:r>
        <w:rPr>
          <w:spacing w:val="27"/>
          <w:w w:val="105"/>
        </w:rPr>
        <w:t xml:space="preserve"> </w:t>
      </w:r>
      <w:r>
        <w:rPr>
          <w:w w:val="105"/>
        </w:rPr>
        <w:t>Thus, understanding how these characteristics of masting might be influenced by climate change is essential for predicting the resilience of forest ecosystems.</w:t>
      </w:r>
    </w:p>
    <w:p w14:paraId="13107E1C" w14:textId="77777777" w:rsidR="00A43655" w:rsidRDefault="00A43655">
      <w:pPr>
        <w:pStyle w:val="BodyText"/>
      </w:pPr>
    </w:p>
    <w:p w14:paraId="7AC2C01A" w14:textId="77777777" w:rsidR="00A43655" w:rsidRDefault="00A43655">
      <w:pPr>
        <w:pStyle w:val="BodyText"/>
        <w:spacing w:before="90"/>
      </w:pPr>
    </w:p>
    <w:p w14:paraId="1C508DAC" w14:textId="77777777" w:rsidR="00A43655" w:rsidRDefault="003254AF">
      <w:pPr>
        <w:pStyle w:val="Heading1"/>
        <w:ind w:left="144" w:firstLine="0"/>
      </w:pPr>
      <w:r>
        <w:rPr>
          <w:spacing w:val="-2"/>
          <w:w w:val="115"/>
        </w:rPr>
        <w:t>References</w:t>
      </w:r>
    </w:p>
    <w:p w14:paraId="5957CC6F" w14:textId="77777777" w:rsidR="00A43655" w:rsidRDefault="003254AF">
      <w:pPr>
        <w:pStyle w:val="BodyText"/>
        <w:spacing w:before="340"/>
        <w:ind w:left="144"/>
        <w:jc w:val="both"/>
      </w:pPr>
      <w:bookmarkStart w:id="37" w:name="_bookmark5"/>
      <w:bookmarkEnd w:id="37"/>
      <w:r>
        <w:rPr>
          <w:w w:val="110"/>
        </w:rPr>
        <w:t>Adler,</w:t>
      </w:r>
      <w:r>
        <w:rPr>
          <w:spacing w:val="7"/>
          <w:w w:val="110"/>
        </w:rPr>
        <w:t xml:space="preserve"> </w:t>
      </w:r>
      <w:r>
        <w:rPr>
          <w:w w:val="110"/>
        </w:rPr>
        <w:t>P.B.,</w:t>
      </w:r>
      <w:r>
        <w:rPr>
          <w:spacing w:val="7"/>
          <w:w w:val="110"/>
        </w:rPr>
        <w:t xml:space="preserve"> </w:t>
      </w:r>
      <w:r>
        <w:rPr>
          <w:w w:val="110"/>
        </w:rPr>
        <w:t>Salguero-</w:t>
      </w:r>
      <w:proofErr w:type="spellStart"/>
      <w:r>
        <w:rPr>
          <w:spacing w:val="15"/>
          <w:w w:val="105"/>
        </w:rPr>
        <w:t>G</w:t>
      </w:r>
      <w:r>
        <w:rPr>
          <w:spacing w:val="-95"/>
          <w:w w:val="167"/>
        </w:rPr>
        <w:t>´</w:t>
      </w:r>
      <w:r>
        <w:rPr>
          <w:spacing w:val="15"/>
          <w:w w:val="92"/>
        </w:rPr>
        <w:t>o</w:t>
      </w:r>
      <w:r>
        <w:rPr>
          <w:spacing w:val="15"/>
          <w:w w:val="95"/>
        </w:rPr>
        <w:t>me</w:t>
      </w:r>
      <w:r>
        <w:rPr>
          <w:spacing w:val="15"/>
          <w:w w:val="108"/>
        </w:rPr>
        <w:t>z</w:t>
      </w:r>
      <w:proofErr w:type="spellEnd"/>
      <w:r>
        <w:rPr>
          <w:spacing w:val="15"/>
          <w:w w:val="108"/>
        </w:rPr>
        <w:t>,</w:t>
      </w:r>
      <w:r>
        <w:rPr>
          <w:spacing w:val="7"/>
          <w:w w:val="110"/>
        </w:rPr>
        <w:t xml:space="preserve"> </w:t>
      </w:r>
      <w:r>
        <w:rPr>
          <w:w w:val="110"/>
        </w:rPr>
        <w:t>R.,</w:t>
      </w:r>
      <w:r>
        <w:rPr>
          <w:spacing w:val="7"/>
          <w:w w:val="110"/>
        </w:rPr>
        <w:t xml:space="preserve"> </w:t>
      </w:r>
      <w:r>
        <w:rPr>
          <w:w w:val="110"/>
        </w:rPr>
        <w:t>Compagnoni,</w:t>
      </w:r>
      <w:r>
        <w:rPr>
          <w:spacing w:val="8"/>
          <w:w w:val="110"/>
        </w:rPr>
        <w:t xml:space="preserve"> </w:t>
      </w:r>
      <w:r>
        <w:rPr>
          <w:w w:val="110"/>
        </w:rPr>
        <w:t>A.,</w:t>
      </w:r>
      <w:r>
        <w:rPr>
          <w:spacing w:val="7"/>
          <w:w w:val="110"/>
        </w:rPr>
        <w:t xml:space="preserve"> </w:t>
      </w:r>
      <w:r>
        <w:rPr>
          <w:w w:val="110"/>
        </w:rPr>
        <w:t>Hsu,</w:t>
      </w:r>
      <w:r>
        <w:rPr>
          <w:spacing w:val="7"/>
          <w:w w:val="110"/>
        </w:rPr>
        <w:t xml:space="preserve"> </w:t>
      </w:r>
      <w:r>
        <w:rPr>
          <w:w w:val="110"/>
        </w:rPr>
        <w:t>J.S.,</w:t>
      </w:r>
      <w:r>
        <w:rPr>
          <w:spacing w:val="7"/>
          <w:w w:val="110"/>
        </w:rPr>
        <w:t xml:space="preserve"> </w:t>
      </w:r>
      <w:r>
        <w:rPr>
          <w:w w:val="110"/>
        </w:rPr>
        <w:t>Ray-Mukherjee,</w:t>
      </w:r>
      <w:r>
        <w:rPr>
          <w:spacing w:val="8"/>
          <w:w w:val="110"/>
        </w:rPr>
        <w:t xml:space="preserve"> </w:t>
      </w:r>
      <w:r>
        <w:rPr>
          <w:w w:val="110"/>
        </w:rPr>
        <w:t>J.,</w:t>
      </w:r>
      <w:r>
        <w:rPr>
          <w:spacing w:val="7"/>
          <w:w w:val="110"/>
        </w:rPr>
        <w:t xml:space="preserve"> </w:t>
      </w:r>
      <w:proofErr w:type="spellStart"/>
      <w:r>
        <w:rPr>
          <w:w w:val="110"/>
        </w:rPr>
        <w:t>Mbeau</w:t>
      </w:r>
      <w:proofErr w:type="spellEnd"/>
      <w:r>
        <w:rPr>
          <w:w w:val="110"/>
        </w:rPr>
        <w:t>-</w:t>
      </w:r>
      <w:r>
        <w:rPr>
          <w:spacing w:val="-2"/>
          <w:w w:val="110"/>
        </w:rPr>
        <w:t>Ache,</w:t>
      </w:r>
    </w:p>
    <w:p w14:paraId="184AAD12" w14:textId="77777777" w:rsidR="00A43655" w:rsidRDefault="003254AF">
      <w:pPr>
        <w:pStyle w:val="BodyText"/>
        <w:spacing w:before="138"/>
        <w:ind w:left="362"/>
      </w:pPr>
      <w:r>
        <w:rPr>
          <w:w w:val="110"/>
        </w:rPr>
        <w:t>C.</w:t>
      </w:r>
      <w:r>
        <w:rPr>
          <w:spacing w:val="25"/>
          <w:w w:val="110"/>
        </w:rPr>
        <w:t xml:space="preserve"> </w:t>
      </w:r>
      <w:r>
        <w:rPr>
          <w:w w:val="110"/>
        </w:rPr>
        <w:t>&amp;</w:t>
      </w:r>
      <w:r>
        <w:rPr>
          <w:spacing w:val="26"/>
          <w:w w:val="110"/>
        </w:rPr>
        <w:t xml:space="preserve"> </w:t>
      </w:r>
      <w:r>
        <w:rPr>
          <w:w w:val="110"/>
        </w:rPr>
        <w:t>Franco,</w:t>
      </w:r>
      <w:r>
        <w:rPr>
          <w:spacing w:val="31"/>
          <w:w w:val="110"/>
        </w:rPr>
        <w:t xml:space="preserve"> </w:t>
      </w:r>
      <w:r>
        <w:rPr>
          <w:w w:val="110"/>
        </w:rPr>
        <w:t>M.</w:t>
      </w:r>
      <w:r>
        <w:rPr>
          <w:spacing w:val="26"/>
          <w:w w:val="110"/>
        </w:rPr>
        <w:t xml:space="preserve"> </w:t>
      </w:r>
      <w:r>
        <w:rPr>
          <w:w w:val="110"/>
        </w:rPr>
        <w:t>(2014)</w:t>
      </w:r>
      <w:r>
        <w:rPr>
          <w:spacing w:val="26"/>
          <w:w w:val="110"/>
        </w:rPr>
        <w:t xml:space="preserve"> </w:t>
      </w:r>
      <w:r>
        <w:rPr>
          <w:w w:val="110"/>
        </w:rPr>
        <w:t>Functional</w:t>
      </w:r>
      <w:r>
        <w:rPr>
          <w:spacing w:val="26"/>
          <w:w w:val="110"/>
        </w:rPr>
        <w:t xml:space="preserve"> </w:t>
      </w:r>
      <w:r>
        <w:rPr>
          <w:w w:val="110"/>
        </w:rPr>
        <w:t>traits</w:t>
      </w:r>
      <w:r>
        <w:rPr>
          <w:spacing w:val="25"/>
          <w:w w:val="110"/>
        </w:rPr>
        <w:t xml:space="preserve"> </w:t>
      </w:r>
      <w:r>
        <w:rPr>
          <w:w w:val="110"/>
        </w:rPr>
        <w:t>explain</w:t>
      </w:r>
      <w:r>
        <w:rPr>
          <w:spacing w:val="26"/>
          <w:w w:val="110"/>
        </w:rPr>
        <w:t xml:space="preserve"> </w:t>
      </w:r>
      <w:r>
        <w:rPr>
          <w:w w:val="110"/>
        </w:rPr>
        <w:t>variation</w:t>
      </w:r>
      <w:r>
        <w:rPr>
          <w:spacing w:val="26"/>
          <w:w w:val="110"/>
        </w:rPr>
        <w:t xml:space="preserve"> </w:t>
      </w:r>
      <w:r>
        <w:rPr>
          <w:w w:val="110"/>
        </w:rPr>
        <w:t>in</w:t>
      </w:r>
      <w:r>
        <w:rPr>
          <w:spacing w:val="26"/>
          <w:w w:val="110"/>
        </w:rPr>
        <w:t xml:space="preserve"> </w:t>
      </w:r>
      <w:r>
        <w:rPr>
          <w:w w:val="110"/>
        </w:rPr>
        <w:t>plant</w:t>
      </w:r>
      <w:r>
        <w:rPr>
          <w:spacing w:val="26"/>
          <w:w w:val="110"/>
        </w:rPr>
        <w:t xml:space="preserve"> </w:t>
      </w:r>
      <w:r>
        <w:rPr>
          <w:w w:val="110"/>
        </w:rPr>
        <w:t>life</w:t>
      </w:r>
      <w:r>
        <w:rPr>
          <w:spacing w:val="26"/>
          <w:w w:val="110"/>
        </w:rPr>
        <w:t xml:space="preserve"> </w:t>
      </w:r>
      <w:r>
        <w:rPr>
          <w:w w:val="110"/>
        </w:rPr>
        <w:t>history</w:t>
      </w:r>
      <w:r>
        <w:rPr>
          <w:spacing w:val="25"/>
          <w:w w:val="110"/>
        </w:rPr>
        <w:t xml:space="preserve"> </w:t>
      </w:r>
      <w:r>
        <w:rPr>
          <w:spacing w:val="-2"/>
          <w:w w:val="110"/>
        </w:rPr>
        <w:t>strategies.</w:t>
      </w:r>
    </w:p>
    <w:p w14:paraId="03DE50DA" w14:textId="77777777" w:rsidR="00A43655" w:rsidRDefault="003254AF">
      <w:pPr>
        <w:spacing w:before="138"/>
        <w:ind w:left="362"/>
      </w:pPr>
      <w:r>
        <w:rPr>
          <w:i/>
          <w:w w:val="105"/>
        </w:rPr>
        <w:t>Proceedings</w:t>
      </w:r>
      <w:r>
        <w:rPr>
          <w:i/>
          <w:spacing w:val="13"/>
          <w:w w:val="105"/>
        </w:rPr>
        <w:t xml:space="preserve"> </w:t>
      </w:r>
      <w:r>
        <w:rPr>
          <w:i/>
          <w:w w:val="105"/>
        </w:rPr>
        <w:t>of</w:t>
      </w:r>
      <w:r>
        <w:rPr>
          <w:i/>
          <w:spacing w:val="14"/>
          <w:w w:val="105"/>
        </w:rPr>
        <w:t xml:space="preserve"> </w:t>
      </w:r>
      <w:r>
        <w:rPr>
          <w:i/>
          <w:w w:val="105"/>
        </w:rPr>
        <w:t>the</w:t>
      </w:r>
      <w:r>
        <w:rPr>
          <w:i/>
          <w:spacing w:val="14"/>
          <w:w w:val="105"/>
        </w:rPr>
        <w:t xml:space="preserve"> </w:t>
      </w:r>
      <w:r>
        <w:rPr>
          <w:i/>
          <w:w w:val="105"/>
        </w:rPr>
        <w:t>National</w:t>
      </w:r>
      <w:r>
        <w:rPr>
          <w:i/>
          <w:spacing w:val="14"/>
          <w:w w:val="105"/>
        </w:rPr>
        <w:t xml:space="preserve"> </w:t>
      </w:r>
      <w:r>
        <w:rPr>
          <w:i/>
          <w:w w:val="105"/>
        </w:rPr>
        <w:t>Academy</w:t>
      </w:r>
      <w:r>
        <w:rPr>
          <w:i/>
          <w:spacing w:val="14"/>
          <w:w w:val="105"/>
        </w:rPr>
        <w:t xml:space="preserve"> </w:t>
      </w:r>
      <w:r>
        <w:rPr>
          <w:i/>
          <w:w w:val="105"/>
        </w:rPr>
        <w:t>of</w:t>
      </w:r>
      <w:r>
        <w:rPr>
          <w:i/>
          <w:spacing w:val="14"/>
          <w:w w:val="105"/>
        </w:rPr>
        <w:t xml:space="preserve"> </w:t>
      </w:r>
      <w:r>
        <w:rPr>
          <w:i/>
          <w:w w:val="105"/>
        </w:rPr>
        <w:t>Sciences</w:t>
      </w:r>
      <w:r>
        <w:rPr>
          <w:i/>
          <w:spacing w:val="23"/>
          <w:w w:val="105"/>
        </w:rPr>
        <w:t xml:space="preserve"> </w:t>
      </w:r>
      <w:r>
        <w:rPr>
          <w:b/>
          <w:w w:val="105"/>
        </w:rPr>
        <w:t>111</w:t>
      </w:r>
      <w:r>
        <w:rPr>
          <w:w w:val="105"/>
        </w:rPr>
        <w:t>,</w:t>
      </w:r>
      <w:r>
        <w:rPr>
          <w:spacing w:val="11"/>
          <w:w w:val="105"/>
        </w:rPr>
        <w:t xml:space="preserve"> </w:t>
      </w:r>
      <w:r>
        <w:rPr>
          <w:spacing w:val="-2"/>
          <w:w w:val="105"/>
        </w:rPr>
        <w:t>740–745.</w:t>
      </w:r>
    </w:p>
    <w:p w14:paraId="02D06F59" w14:textId="77777777" w:rsidR="00A43655" w:rsidRDefault="00A43655">
      <w:pPr>
        <w:sectPr w:rsidR="00A43655">
          <w:pgSz w:w="12240" w:h="15840"/>
          <w:pgMar w:top="1420" w:right="1440" w:bottom="1000" w:left="1440" w:header="0" w:footer="806" w:gutter="0"/>
          <w:cols w:space="720"/>
        </w:sectPr>
      </w:pPr>
    </w:p>
    <w:p w14:paraId="114C6CFF" w14:textId="77777777" w:rsidR="00A43655" w:rsidRDefault="003254AF">
      <w:pPr>
        <w:spacing w:before="29" w:line="362" w:lineRule="auto"/>
        <w:ind w:left="362" w:right="141" w:hanging="219"/>
        <w:jc w:val="both"/>
      </w:pPr>
      <w:bookmarkStart w:id="38" w:name="_bookmark6"/>
      <w:bookmarkEnd w:id="38"/>
      <w:r>
        <w:rPr>
          <w:w w:val="110"/>
        </w:rPr>
        <w:lastRenderedPageBreak/>
        <w:t xml:space="preserve">Anjum, S.A., Xie, X.Y., Wang, L.C., Saleem, M.F., Man, C., Lei, W. </w:t>
      </w:r>
      <w:r>
        <w:rPr>
          <w:i/>
          <w:w w:val="110"/>
        </w:rPr>
        <w:t xml:space="preserve">et al. </w:t>
      </w:r>
      <w:r>
        <w:rPr>
          <w:w w:val="110"/>
        </w:rPr>
        <w:t xml:space="preserve">(2011) </w:t>
      </w:r>
      <w:proofErr w:type="spellStart"/>
      <w:r>
        <w:rPr>
          <w:w w:val="110"/>
        </w:rPr>
        <w:t>Morpholog</w:t>
      </w:r>
      <w:proofErr w:type="spellEnd"/>
      <w:r>
        <w:rPr>
          <w:w w:val="110"/>
        </w:rPr>
        <w:t xml:space="preserve">- </w:t>
      </w:r>
      <w:proofErr w:type="spellStart"/>
      <w:r>
        <w:rPr>
          <w:w w:val="110"/>
        </w:rPr>
        <w:t>ical</w:t>
      </w:r>
      <w:proofErr w:type="spellEnd"/>
      <w:r>
        <w:rPr>
          <w:w w:val="110"/>
        </w:rPr>
        <w:t>,</w:t>
      </w:r>
      <w:r>
        <w:rPr>
          <w:spacing w:val="-4"/>
          <w:w w:val="110"/>
        </w:rPr>
        <w:t xml:space="preserve"> </w:t>
      </w:r>
      <w:r>
        <w:rPr>
          <w:w w:val="110"/>
        </w:rPr>
        <w:t>physiological</w:t>
      </w:r>
      <w:r>
        <w:rPr>
          <w:spacing w:val="-6"/>
          <w:w w:val="110"/>
        </w:rPr>
        <w:t xml:space="preserve"> </w:t>
      </w:r>
      <w:r>
        <w:rPr>
          <w:w w:val="110"/>
        </w:rPr>
        <w:t>and</w:t>
      </w:r>
      <w:r>
        <w:rPr>
          <w:spacing w:val="-6"/>
          <w:w w:val="110"/>
        </w:rPr>
        <w:t xml:space="preserve"> </w:t>
      </w:r>
      <w:r>
        <w:rPr>
          <w:w w:val="110"/>
        </w:rPr>
        <w:t>biochemical</w:t>
      </w:r>
      <w:r>
        <w:rPr>
          <w:spacing w:val="-6"/>
          <w:w w:val="110"/>
        </w:rPr>
        <w:t xml:space="preserve"> </w:t>
      </w:r>
      <w:r>
        <w:rPr>
          <w:w w:val="110"/>
        </w:rPr>
        <w:t>responses</w:t>
      </w:r>
      <w:r>
        <w:rPr>
          <w:spacing w:val="-6"/>
          <w:w w:val="110"/>
        </w:rPr>
        <w:t xml:space="preserve"> </w:t>
      </w:r>
      <w:r>
        <w:rPr>
          <w:w w:val="110"/>
        </w:rPr>
        <w:t>of</w:t>
      </w:r>
      <w:r>
        <w:rPr>
          <w:spacing w:val="-6"/>
          <w:w w:val="110"/>
        </w:rPr>
        <w:t xml:space="preserve"> </w:t>
      </w:r>
      <w:r>
        <w:rPr>
          <w:w w:val="110"/>
        </w:rPr>
        <w:t>plants</w:t>
      </w:r>
      <w:r>
        <w:rPr>
          <w:spacing w:val="-6"/>
          <w:w w:val="110"/>
        </w:rPr>
        <w:t xml:space="preserve"> </w:t>
      </w:r>
      <w:r>
        <w:rPr>
          <w:w w:val="110"/>
        </w:rPr>
        <w:t>to</w:t>
      </w:r>
      <w:r>
        <w:rPr>
          <w:spacing w:val="-6"/>
          <w:w w:val="110"/>
        </w:rPr>
        <w:t xml:space="preserve"> </w:t>
      </w:r>
      <w:r>
        <w:rPr>
          <w:w w:val="110"/>
        </w:rPr>
        <w:t>drought</w:t>
      </w:r>
      <w:r>
        <w:rPr>
          <w:spacing w:val="-6"/>
          <w:w w:val="110"/>
        </w:rPr>
        <w:t xml:space="preserve"> </w:t>
      </w:r>
      <w:r>
        <w:rPr>
          <w:w w:val="110"/>
        </w:rPr>
        <w:t>stress.</w:t>
      </w:r>
      <w:r>
        <w:rPr>
          <w:spacing w:val="-8"/>
          <w:w w:val="110"/>
        </w:rPr>
        <w:t xml:space="preserve"> </w:t>
      </w:r>
      <w:r>
        <w:rPr>
          <w:i/>
          <w:w w:val="110"/>
        </w:rPr>
        <w:t>African</w:t>
      </w:r>
      <w:r>
        <w:rPr>
          <w:i/>
          <w:spacing w:val="-4"/>
          <w:w w:val="110"/>
        </w:rPr>
        <w:t xml:space="preserve"> </w:t>
      </w:r>
      <w:r>
        <w:rPr>
          <w:i/>
          <w:w w:val="110"/>
        </w:rPr>
        <w:t>journal</w:t>
      </w:r>
      <w:r>
        <w:rPr>
          <w:i/>
          <w:spacing w:val="-4"/>
          <w:w w:val="110"/>
        </w:rPr>
        <w:t xml:space="preserve"> </w:t>
      </w:r>
      <w:r>
        <w:rPr>
          <w:i/>
          <w:w w:val="110"/>
        </w:rPr>
        <w:t>of agricultural</w:t>
      </w:r>
      <w:r>
        <w:rPr>
          <w:i/>
          <w:spacing w:val="-5"/>
          <w:w w:val="110"/>
        </w:rPr>
        <w:t xml:space="preserve"> </w:t>
      </w:r>
      <w:r>
        <w:rPr>
          <w:i/>
          <w:w w:val="110"/>
        </w:rPr>
        <w:t>research</w:t>
      </w:r>
      <w:r>
        <w:rPr>
          <w:i/>
          <w:spacing w:val="2"/>
          <w:w w:val="110"/>
        </w:rPr>
        <w:t xml:space="preserve"> </w:t>
      </w:r>
      <w:r>
        <w:rPr>
          <w:b/>
          <w:w w:val="110"/>
        </w:rPr>
        <w:t>6</w:t>
      </w:r>
      <w:r>
        <w:rPr>
          <w:w w:val="110"/>
        </w:rPr>
        <w:t>,</w:t>
      </w:r>
      <w:r>
        <w:rPr>
          <w:spacing w:val="-7"/>
          <w:w w:val="110"/>
        </w:rPr>
        <w:t xml:space="preserve"> </w:t>
      </w:r>
      <w:r>
        <w:rPr>
          <w:w w:val="110"/>
        </w:rPr>
        <w:t>2026–2032.</w:t>
      </w:r>
    </w:p>
    <w:p w14:paraId="3BFE26F1" w14:textId="77777777" w:rsidR="00A43655" w:rsidRDefault="003254AF">
      <w:pPr>
        <w:pStyle w:val="BodyText"/>
        <w:spacing w:before="183"/>
        <w:ind w:left="143"/>
        <w:jc w:val="both"/>
      </w:pPr>
      <w:bookmarkStart w:id="39" w:name="_bookmark7"/>
      <w:bookmarkEnd w:id="39"/>
      <w:proofErr w:type="spellStart"/>
      <w:r>
        <w:rPr>
          <w:w w:val="110"/>
        </w:rPr>
        <w:t>Bajocco</w:t>
      </w:r>
      <w:proofErr w:type="spellEnd"/>
      <w:r>
        <w:rPr>
          <w:w w:val="110"/>
        </w:rPr>
        <w:t>,</w:t>
      </w:r>
      <w:r>
        <w:rPr>
          <w:spacing w:val="24"/>
          <w:w w:val="110"/>
        </w:rPr>
        <w:t xml:space="preserve"> </w:t>
      </w:r>
      <w:r>
        <w:rPr>
          <w:w w:val="110"/>
        </w:rPr>
        <w:t>S.,</w:t>
      </w:r>
      <w:r>
        <w:rPr>
          <w:spacing w:val="25"/>
          <w:w w:val="110"/>
        </w:rPr>
        <w:t xml:space="preserve"> </w:t>
      </w:r>
      <w:r>
        <w:rPr>
          <w:w w:val="110"/>
        </w:rPr>
        <w:t>Ferrara,</w:t>
      </w:r>
      <w:r>
        <w:rPr>
          <w:spacing w:val="25"/>
          <w:w w:val="110"/>
        </w:rPr>
        <w:t xml:space="preserve"> </w:t>
      </w:r>
      <w:r>
        <w:rPr>
          <w:w w:val="110"/>
        </w:rPr>
        <w:t>C.,</w:t>
      </w:r>
      <w:r>
        <w:rPr>
          <w:spacing w:val="25"/>
          <w:w w:val="110"/>
        </w:rPr>
        <w:t xml:space="preserve"> </w:t>
      </w:r>
      <w:proofErr w:type="spellStart"/>
      <w:r>
        <w:rPr>
          <w:w w:val="110"/>
        </w:rPr>
        <w:t>Bascietto</w:t>
      </w:r>
      <w:proofErr w:type="spellEnd"/>
      <w:r>
        <w:rPr>
          <w:w w:val="110"/>
        </w:rPr>
        <w:t>,</w:t>
      </w:r>
      <w:r>
        <w:rPr>
          <w:spacing w:val="25"/>
          <w:w w:val="110"/>
        </w:rPr>
        <w:t xml:space="preserve"> </w:t>
      </w:r>
      <w:r>
        <w:rPr>
          <w:w w:val="110"/>
        </w:rPr>
        <w:t>M.,</w:t>
      </w:r>
      <w:r>
        <w:rPr>
          <w:spacing w:val="24"/>
          <w:w w:val="110"/>
        </w:rPr>
        <w:t xml:space="preserve"> </w:t>
      </w:r>
      <w:proofErr w:type="spellStart"/>
      <w:r>
        <w:rPr>
          <w:w w:val="110"/>
        </w:rPr>
        <w:t>Alivernini</w:t>
      </w:r>
      <w:proofErr w:type="spellEnd"/>
      <w:r>
        <w:rPr>
          <w:w w:val="110"/>
        </w:rPr>
        <w:t>,</w:t>
      </w:r>
      <w:r>
        <w:rPr>
          <w:spacing w:val="25"/>
          <w:w w:val="110"/>
        </w:rPr>
        <w:t xml:space="preserve"> </w:t>
      </w:r>
      <w:r>
        <w:rPr>
          <w:w w:val="110"/>
        </w:rPr>
        <w:t>A.,</w:t>
      </w:r>
      <w:r>
        <w:rPr>
          <w:spacing w:val="25"/>
          <w:w w:val="110"/>
        </w:rPr>
        <w:t xml:space="preserve"> </w:t>
      </w:r>
      <w:r>
        <w:rPr>
          <w:w w:val="110"/>
        </w:rPr>
        <w:t>Chirichella,</w:t>
      </w:r>
      <w:r>
        <w:rPr>
          <w:spacing w:val="25"/>
          <w:w w:val="110"/>
        </w:rPr>
        <w:t xml:space="preserve"> </w:t>
      </w:r>
      <w:r>
        <w:rPr>
          <w:w w:val="110"/>
        </w:rPr>
        <w:t>R.,</w:t>
      </w:r>
      <w:r>
        <w:rPr>
          <w:spacing w:val="25"/>
          <w:w w:val="110"/>
        </w:rPr>
        <w:t xml:space="preserve"> </w:t>
      </w:r>
      <w:proofErr w:type="spellStart"/>
      <w:r>
        <w:rPr>
          <w:w w:val="110"/>
        </w:rPr>
        <w:t>Cutini</w:t>
      </w:r>
      <w:proofErr w:type="spellEnd"/>
      <w:r>
        <w:rPr>
          <w:w w:val="110"/>
        </w:rPr>
        <w:t>,</w:t>
      </w:r>
      <w:r>
        <w:rPr>
          <w:spacing w:val="25"/>
          <w:w w:val="110"/>
        </w:rPr>
        <w:t xml:space="preserve"> </w:t>
      </w:r>
      <w:r>
        <w:rPr>
          <w:w w:val="110"/>
        </w:rPr>
        <w:t>A.</w:t>
      </w:r>
      <w:r>
        <w:rPr>
          <w:spacing w:val="23"/>
          <w:w w:val="110"/>
        </w:rPr>
        <w:t xml:space="preserve"> </w:t>
      </w:r>
      <w:r>
        <w:rPr>
          <w:w w:val="110"/>
        </w:rPr>
        <w:t>&amp;</w:t>
      </w:r>
      <w:r>
        <w:rPr>
          <w:spacing w:val="24"/>
          <w:w w:val="110"/>
        </w:rPr>
        <w:t xml:space="preserve"> </w:t>
      </w:r>
      <w:proofErr w:type="spellStart"/>
      <w:r>
        <w:rPr>
          <w:spacing w:val="-2"/>
          <w:w w:val="110"/>
        </w:rPr>
        <w:t>Chianucci</w:t>
      </w:r>
      <w:proofErr w:type="spellEnd"/>
      <w:r>
        <w:rPr>
          <w:spacing w:val="-2"/>
          <w:w w:val="110"/>
        </w:rPr>
        <w:t>,</w:t>
      </w:r>
    </w:p>
    <w:p w14:paraId="2028ADCA" w14:textId="77777777" w:rsidR="00A43655" w:rsidRDefault="003254AF">
      <w:pPr>
        <w:pStyle w:val="BodyText"/>
        <w:spacing w:before="138" w:line="362" w:lineRule="auto"/>
        <w:ind w:left="362" w:right="143"/>
        <w:jc w:val="both"/>
      </w:pPr>
      <w:r>
        <w:rPr>
          <w:w w:val="105"/>
        </w:rPr>
        <w:t xml:space="preserve">F. (2021) Characterizing the climatic niche of mast seeding in beech: Evidences of trade-offs between vegetation growth and seed production. </w:t>
      </w:r>
      <w:r>
        <w:rPr>
          <w:i/>
          <w:w w:val="105"/>
        </w:rPr>
        <w:t>Ecological Indicators</w:t>
      </w:r>
      <w:r>
        <w:rPr>
          <w:i/>
          <w:spacing w:val="38"/>
          <w:w w:val="105"/>
        </w:rPr>
        <w:t xml:space="preserve"> </w:t>
      </w:r>
      <w:r>
        <w:rPr>
          <w:b/>
          <w:w w:val="105"/>
        </w:rPr>
        <w:t>121</w:t>
      </w:r>
      <w:r>
        <w:rPr>
          <w:w w:val="105"/>
        </w:rPr>
        <w:t>, 107139.</w:t>
      </w:r>
    </w:p>
    <w:p w14:paraId="539FE7BD" w14:textId="77777777" w:rsidR="00A43655" w:rsidRDefault="003254AF">
      <w:pPr>
        <w:spacing w:before="181" w:line="362" w:lineRule="auto"/>
        <w:ind w:left="362" w:right="141" w:hanging="219"/>
        <w:jc w:val="both"/>
      </w:pPr>
      <w:bookmarkStart w:id="40" w:name="_bookmark8"/>
      <w:bookmarkEnd w:id="40"/>
      <w:r>
        <w:rPr>
          <w:w w:val="105"/>
        </w:rPr>
        <w:t xml:space="preserve">Bawa, K.S. (1980) Evolution of dioecy in flowering plants. </w:t>
      </w:r>
      <w:r>
        <w:rPr>
          <w:i/>
          <w:w w:val="105"/>
        </w:rPr>
        <w:t xml:space="preserve">Annual review of ecology and system- </w:t>
      </w:r>
      <w:proofErr w:type="spellStart"/>
      <w:r>
        <w:rPr>
          <w:i/>
          <w:w w:val="105"/>
        </w:rPr>
        <w:t>atics</w:t>
      </w:r>
      <w:proofErr w:type="spellEnd"/>
      <w:r>
        <w:rPr>
          <w:i/>
          <w:spacing w:val="40"/>
          <w:w w:val="105"/>
        </w:rPr>
        <w:t xml:space="preserve"> </w:t>
      </w:r>
      <w:r>
        <w:rPr>
          <w:b/>
          <w:w w:val="105"/>
        </w:rPr>
        <w:t>11</w:t>
      </w:r>
      <w:r>
        <w:rPr>
          <w:w w:val="105"/>
        </w:rPr>
        <w:t>, 15–39.</w:t>
      </w:r>
    </w:p>
    <w:p w14:paraId="388A10D5" w14:textId="77777777" w:rsidR="00A43655" w:rsidRDefault="003254AF">
      <w:pPr>
        <w:pStyle w:val="BodyText"/>
        <w:spacing w:before="181"/>
        <w:ind w:left="143"/>
        <w:jc w:val="both"/>
      </w:pPr>
      <w:bookmarkStart w:id="41" w:name="_bookmark9"/>
      <w:bookmarkEnd w:id="41"/>
      <w:r>
        <w:rPr>
          <w:w w:val="105"/>
        </w:rPr>
        <w:t>Bazzaz,</w:t>
      </w:r>
      <w:r>
        <w:rPr>
          <w:spacing w:val="14"/>
          <w:w w:val="105"/>
        </w:rPr>
        <w:t xml:space="preserve"> </w:t>
      </w:r>
      <w:r>
        <w:rPr>
          <w:w w:val="105"/>
        </w:rPr>
        <w:t>F.A.</w:t>
      </w:r>
      <w:r>
        <w:rPr>
          <w:spacing w:val="13"/>
          <w:w w:val="105"/>
        </w:rPr>
        <w:t xml:space="preserve"> </w:t>
      </w:r>
      <w:r>
        <w:rPr>
          <w:w w:val="105"/>
        </w:rPr>
        <w:t>(1997)</w:t>
      </w:r>
      <w:r>
        <w:rPr>
          <w:spacing w:val="12"/>
          <w:w w:val="105"/>
        </w:rPr>
        <w:t xml:space="preserve"> </w:t>
      </w:r>
      <w:r>
        <w:rPr>
          <w:w w:val="105"/>
        </w:rPr>
        <w:t>Allocation</w:t>
      </w:r>
      <w:r>
        <w:rPr>
          <w:spacing w:val="13"/>
          <w:w w:val="105"/>
        </w:rPr>
        <w:t xml:space="preserve"> </w:t>
      </w:r>
      <w:r>
        <w:rPr>
          <w:w w:val="105"/>
        </w:rPr>
        <w:t>of</w:t>
      </w:r>
      <w:r>
        <w:rPr>
          <w:spacing w:val="13"/>
          <w:w w:val="105"/>
        </w:rPr>
        <w:t xml:space="preserve"> </w:t>
      </w:r>
      <w:r>
        <w:rPr>
          <w:w w:val="105"/>
        </w:rPr>
        <w:t>resources</w:t>
      </w:r>
      <w:r>
        <w:rPr>
          <w:spacing w:val="12"/>
          <w:w w:val="105"/>
        </w:rPr>
        <w:t xml:space="preserve"> </w:t>
      </w:r>
      <w:r>
        <w:rPr>
          <w:w w:val="105"/>
        </w:rPr>
        <w:t>in</w:t>
      </w:r>
      <w:r>
        <w:rPr>
          <w:spacing w:val="13"/>
          <w:w w:val="105"/>
        </w:rPr>
        <w:t xml:space="preserve"> </w:t>
      </w:r>
      <w:r>
        <w:rPr>
          <w:w w:val="105"/>
        </w:rPr>
        <w:t>plants:</w:t>
      </w:r>
      <w:r>
        <w:rPr>
          <w:spacing w:val="41"/>
          <w:w w:val="105"/>
        </w:rPr>
        <w:t xml:space="preserve"> </w:t>
      </w:r>
      <w:r>
        <w:rPr>
          <w:w w:val="105"/>
        </w:rPr>
        <w:t>state</w:t>
      </w:r>
      <w:r>
        <w:rPr>
          <w:spacing w:val="13"/>
          <w:w w:val="105"/>
        </w:rPr>
        <w:t xml:space="preserve"> </w:t>
      </w:r>
      <w:r>
        <w:rPr>
          <w:w w:val="105"/>
        </w:rPr>
        <w:t>of</w:t>
      </w:r>
      <w:r>
        <w:rPr>
          <w:spacing w:val="12"/>
          <w:w w:val="105"/>
        </w:rPr>
        <w:t xml:space="preserve"> </w:t>
      </w:r>
      <w:r>
        <w:rPr>
          <w:w w:val="105"/>
        </w:rPr>
        <w:t>the</w:t>
      </w:r>
      <w:r>
        <w:rPr>
          <w:spacing w:val="13"/>
          <w:w w:val="105"/>
        </w:rPr>
        <w:t xml:space="preserve"> </w:t>
      </w:r>
      <w:r>
        <w:rPr>
          <w:w w:val="105"/>
        </w:rPr>
        <w:t>science</w:t>
      </w:r>
      <w:r>
        <w:rPr>
          <w:spacing w:val="12"/>
          <w:w w:val="105"/>
        </w:rPr>
        <w:t xml:space="preserve"> </w:t>
      </w:r>
      <w:r>
        <w:rPr>
          <w:w w:val="105"/>
        </w:rPr>
        <w:t>and</w:t>
      </w:r>
      <w:r>
        <w:rPr>
          <w:spacing w:val="13"/>
          <w:w w:val="105"/>
        </w:rPr>
        <w:t xml:space="preserve"> </w:t>
      </w:r>
      <w:r>
        <w:rPr>
          <w:w w:val="105"/>
        </w:rPr>
        <w:t>critical</w:t>
      </w:r>
      <w:r>
        <w:rPr>
          <w:spacing w:val="13"/>
          <w:w w:val="105"/>
        </w:rPr>
        <w:t xml:space="preserve"> </w:t>
      </w:r>
      <w:r>
        <w:rPr>
          <w:spacing w:val="-2"/>
          <w:w w:val="105"/>
        </w:rPr>
        <w:t>questions.</w:t>
      </w:r>
    </w:p>
    <w:p w14:paraId="23B486AF" w14:textId="77777777" w:rsidR="00A43655" w:rsidRDefault="003254AF">
      <w:pPr>
        <w:spacing w:before="138"/>
        <w:ind w:left="362"/>
      </w:pPr>
      <w:r>
        <w:rPr>
          <w:i/>
          <w:w w:val="105"/>
        </w:rPr>
        <w:t>Plant</w:t>
      </w:r>
      <w:r>
        <w:rPr>
          <w:i/>
          <w:spacing w:val="16"/>
          <w:w w:val="105"/>
        </w:rPr>
        <w:t xml:space="preserve"> </w:t>
      </w:r>
      <w:r>
        <w:rPr>
          <w:i/>
          <w:w w:val="105"/>
        </w:rPr>
        <w:t>resource</w:t>
      </w:r>
      <w:r>
        <w:rPr>
          <w:i/>
          <w:spacing w:val="16"/>
          <w:w w:val="105"/>
        </w:rPr>
        <w:t xml:space="preserve"> </w:t>
      </w:r>
      <w:r>
        <w:rPr>
          <w:i/>
          <w:w w:val="105"/>
        </w:rPr>
        <w:t>allocation</w:t>
      </w:r>
      <w:r>
        <w:rPr>
          <w:i/>
          <w:spacing w:val="26"/>
          <w:w w:val="105"/>
        </w:rPr>
        <w:t xml:space="preserve"> </w:t>
      </w:r>
      <w:r>
        <w:rPr>
          <w:b/>
          <w:w w:val="105"/>
        </w:rPr>
        <w:t>1</w:t>
      </w:r>
      <w:r>
        <w:rPr>
          <w:w w:val="105"/>
        </w:rPr>
        <w:t>,</w:t>
      </w:r>
      <w:r>
        <w:rPr>
          <w:spacing w:val="12"/>
          <w:w w:val="105"/>
        </w:rPr>
        <w:t xml:space="preserve"> </w:t>
      </w:r>
      <w:r>
        <w:rPr>
          <w:spacing w:val="-2"/>
          <w:w w:val="105"/>
        </w:rPr>
        <w:t>1–37.</w:t>
      </w:r>
    </w:p>
    <w:p w14:paraId="5F9FB01A" w14:textId="77777777" w:rsidR="00A43655" w:rsidRDefault="00A43655">
      <w:pPr>
        <w:pStyle w:val="BodyText"/>
        <w:spacing w:before="48"/>
      </w:pPr>
    </w:p>
    <w:p w14:paraId="0C33CF0F" w14:textId="77777777" w:rsidR="00A43655" w:rsidRDefault="003254AF">
      <w:pPr>
        <w:pStyle w:val="BodyText"/>
        <w:spacing w:before="1" w:line="362" w:lineRule="auto"/>
        <w:ind w:left="362" w:right="139" w:hanging="219"/>
        <w:jc w:val="both"/>
      </w:pPr>
      <w:bookmarkStart w:id="42" w:name="_bookmark10"/>
      <w:bookmarkEnd w:id="42"/>
      <w:proofErr w:type="spellStart"/>
      <w:r>
        <w:rPr>
          <w:w w:val="105"/>
        </w:rPr>
        <w:t>Bogdziewicz</w:t>
      </w:r>
      <w:proofErr w:type="spellEnd"/>
      <w:r>
        <w:rPr>
          <w:w w:val="105"/>
        </w:rPr>
        <w:t xml:space="preserve">, M. (2022) How will </w:t>
      </w:r>
      <w:proofErr w:type="gramStart"/>
      <w:r>
        <w:rPr>
          <w:w w:val="105"/>
        </w:rPr>
        <w:t>global</w:t>
      </w:r>
      <w:proofErr w:type="gramEnd"/>
      <w:r>
        <w:rPr>
          <w:w w:val="105"/>
        </w:rPr>
        <w:t xml:space="preserve"> change affect plant reproduction</w:t>
      </w:r>
      <w:proofErr w:type="gramStart"/>
      <w:r>
        <w:rPr>
          <w:w w:val="105"/>
        </w:rPr>
        <w:t>?</w:t>
      </w:r>
      <w:r>
        <w:rPr>
          <w:spacing w:val="27"/>
          <w:w w:val="105"/>
        </w:rPr>
        <w:t xml:space="preserve"> </w:t>
      </w:r>
      <w:r>
        <w:rPr>
          <w:w w:val="105"/>
        </w:rPr>
        <w:t>a</w:t>
      </w:r>
      <w:proofErr w:type="gramEnd"/>
      <w:r>
        <w:rPr>
          <w:w w:val="105"/>
        </w:rPr>
        <w:t xml:space="preserve"> framework for mast seeding trends. </w:t>
      </w:r>
      <w:r>
        <w:rPr>
          <w:i/>
          <w:w w:val="105"/>
        </w:rPr>
        <w:t>New Phytologist</w:t>
      </w:r>
      <w:r>
        <w:rPr>
          <w:i/>
          <w:spacing w:val="40"/>
          <w:w w:val="105"/>
        </w:rPr>
        <w:t xml:space="preserve"> </w:t>
      </w:r>
      <w:r>
        <w:rPr>
          <w:b/>
          <w:w w:val="105"/>
        </w:rPr>
        <w:t>234</w:t>
      </w:r>
      <w:r>
        <w:rPr>
          <w:w w:val="105"/>
        </w:rPr>
        <w:t>, 14–20.</w:t>
      </w:r>
    </w:p>
    <w:p w14:paraId="3A9B1E5C" w14:textId="77777777" w:rsidR="00A43655" w:rsidRDefault="003254AF">
      <w:pPr>
        <w:pStyle w:val="BodyText"/>
        <w:spacing w:before="181" w:line="362" w:lineRule="auto"/>
        <w:ind w:left="362" w:right="138" w:hanging="219"/>
        <w:jc w:val="both"/>
      </w:pPr>
      <w:bookmarkStart w:id="43" w:name="_bookmark11"/>
      <w:bookmarkEnd w:id="43"/>
      <w:proofErr w:type="spellStart"/>
      <w:r>
        <w:rPr>
          <w:w w:val="110"/>
        </w:rPr>
        <w:t>Bogdziewicz</w:t>
      </w:r>
      <w:proofErr w:type="spellEnd"/>
      <w:r>
        <w:rPr>
          <w:w w:val="110"/>
        </w:rPr>
        <w:t xml:space="preserve">, M., Kelly, D., Ascoli, D., </w:t>
      </w:r>
      <w:proofErr w:type="spellStart"/>
      <w:r>
        <w:rPr>
          <w:w w:val="110"/>
        </w:rPr>
        <w:t>Caignard</w:t>
      </w:r>
      <w:proofErr w:type="spellEnd"/>
      <w:r>
        <w:rPr>
          <w:w w:val="110"/>
        </w:rPr>
        <w:t xml:space="preserve">, T., </w:t>
      </w:r>
      <w:proofErr w:type="spellStart"/>
      <w:r>
        <w:rPr>
          <w:w w:val="110"/>
        </w:rPr>
        <w:t>Chianucci</w:t>
      </w:r>
      <w:proofErr w:type="spellEnd"/>
      <w:r>
        <w:rPr>
          <w:w w:val="110"/>
        </w:rPr>
        <w:t xml:space="preserve">, F., Crone, E.E., </w:t>
      </w:r>
      <w:proofErr w:type="spellStart"/>
      <w:r>
        <w:rPr>
          <w:w w:val="110"/>
        </w:rPr>
        <w:t>Fleurot</w:t>
      </w:r>
      <w:proofErr w:type="spellEnd"/>
      <w:r>
        <w:rPr>
          <w:w w:val="110"/>
        </w:rPr>
        <w:t xml:space="preserve">, E., </w:t>
      </w:r>
      <w:proofErr w:type="spellStart"/>
      <w:r>
        <w:rPr>
          <w:w w:val="110"/>
        </w:rPr>
        <w:t>Foest</w:t>
      </w:r>
      <w:proofErr w:type="spellEnd"/>
      <w:r>
        <w:rPr>
          <w:w w:val="110"/>
        </w:rPr>
        <w:t xml:space="preserve">, J.J., Gratzer, G., Hagiwara, T. </w:t>
      </w:r>
      <w:r>
        <w:rPr>
          <w:i/>
          <w:w w:val="110"/>
        </w:rPr>
        <w:t xml:space="preserve">et al. </w:t>
      </w:r>
      <w:r>
        <w:rPr>
          <w:w w:val="110"/>
        </w:rPr>
        <w:t xml:space="preserve">(2024) Evolutionary ecology of masting: mecha- </w:t>
      </w:r>
      <w:proofErr w:type="spellStart"/>
      <w:r>
        <w:rPr>
          <w:w w:val="110"/>
        </w:rPr>
        <w:t>nisms</w:t>
      </w:r>
      <w:proofErr w:type="spellEnd"/>
      <w:r>
        <w:rPr>
          <w:w w:val="110"/>
        </w:rPr>
        <w:t xml:space="preserve">, models, and climate change. </w:t>
      </w:r>
      <w:r>
        <w:rPr>
          <w:i/>
          <w:w w:val="110"/>
        </w:rPr>
        <w:t xml:space="preserve">Trends in Ecology &amp; </w:t>
      </w:r>
      <w:proofErr w:type="gramStart"/>
      <w:r>
        <w:rPr>
          <w:i/>
          <w:w w:val="110"/>
        </w:rPr>
        <w:t>Evolution</w:t>
      </w:r>
      <w:r>
        <w:rPr>
          <w:i/>
          <w:spacing w:val="21"/>
          <w:w w:val="110"/>
        </w:rPr>
        <w:t xml:space="preserve"> </w:t>
      </w:r>
      <w:r>
        <w:rPr>
          <w:w w:val="110"/>
        </w:rPr>
        <w:t>.</w:t>
      </w:r>
      <w:proofErr w:type="gramEnd"/>
    </w:p>
    <w:p w14:paraId="6BE873D4" w14:textId="77777777" w:rsidR="00A43655" w:rsidRDefault="003254AF">
      <w:pPr>
        <w:pStyle w:val="BodyText"/>
        <w:spacing w:before="182" w:line="362" w:lineRule="auto"/>
        <w:ind w:left="362" w:right="137" w:hanging="219"/>
        <w:jc w:val="both"/>
      </w:pPr>
      <w:bookmarkStart w:id="44" w:name="_bookmark12"/>
      <w:bookmarkEnd w:id="44"/>
      <w:proofErr w:type="spellStart"/>
      <w:r>
        <w:rPr>
          <w:w w:val="105"/>
        </w:rPr>
        <w:t>Bogdziewicz</w:t>
      </w:r>
      <w:proofErr w:type="spellEnd"/>
      <w:r>
        <w:rPr>
          <w:w w:val="105"/>
        </w:rPr>
        <w:t xml:space="preserve">, M., </w:t>
      </w:r>
      <w:proofErr w:type="spellStart"/>
      <w:r>
        <w:rPr>
          <w:w w:val="105"/>
        </w:rPr>
        <w:t>Pesendorfer</w:t>
      </w:r>
      <w:proofErr w:type="spellEnd"/>
      <w:r>
        <w:rPr>
          <w:w w:val="105"/>
        </w:rPr>
        <w:t xml:space="preserve">, M., Crone, E.E., </w:t>
      </w:r>
      <w:proofErr w:type="spellStart"/>
      <w:r>
        <w:rPr>
          <w:spacing w:val="9"/>
          <w:w w:val="119"/>
        </w:rPr>
        <w:t>P</w:t>
      </w:r>
      <w:r>
        <w:rPr>
          <w:spacing w:val="-88"/>
          <w:w w:val="158"/>
        </w:rPr>
        <w:t>´</w:t>
      </w:r>
      <w:r>
        <w:rPr>
          <w:spacing w:val="15"/>
          <w:w w:val="77"/>
        </w:rPr>
        <w:t>e</w:t>
      </w:r>
      <w:r>
        <w:rPr>
          <w:spacing w:val="15"/>
        </w:rPr>
        <w:t>r</w:t>
      </w:r>
      <w:r>
        <w:rPr>
          <w:spacing w:val="15"/>
          <w:w w:val="93"/>
        </w:rPr>
        <w:t>ez</w:t>
      </w:r>
      <w:proofErr w:type="spellEnd"/>
      <w:r>
        <w:rPr>
          <w:spacing w:val="15"/>
          <w:w w:val="93"/>
        </w:rPr>
        <w:t>-</w:t>
      </w:r>
      <w:r>
        <w:rPr>
          <w:w w:val="105"/>
        </w:rPr>
        <w:t xml:space="preserve">Izquierdo, C. &amp; Bonal, R. (2020) Flowering synchrony drives reproductive success in a wind-pollinated tree. </w:t>
      </w:r>
      <w:r>
        <w:rPr>
          <w:i/>
          <w:w w:val="105"/>
        </w:rPr>
        <w:t xml:space="preserve">Ecology Letters </w:t>
      </w:r>
      <w:r>
        <w:rPr>
          <w:b/>
          <w:w w:val="105"/>
        </w:rPr>
        <w:t>23</w:t>
      </w:r>
      <w:r>
        <w:rPr>
          <w:w w:val="105"/>
        </w:rPr>
        <w:t xml:space="preserve">, 1820– </w:t>
      </w:r>
      <w:r>
        <w:rPr>
          <w:spacing w:val="-4"/>
          <w:w w:val="105"/>
        </w:rPr>
        <w:t>1826.</w:t>
      </w:r>
    </w:p>
    <w:p w14:paraId="4FB08600" w14:textId="77777777" w:rsidR="00A43655" w:rsidRDefault="003254AF">
      <w:pPr>
        <w:pStyle w:val="BodyText"/>
        <w:spacing w:before="182" w:line="362" w:lineRule="auto"/>
        <w:ind w:left="362" w:right="138" w:hanging="219"/>
        <w:jc w:val="both"/>
      </w:pPr>
      <w:bookmarkStart w:id="45" w:name="_bookmark13"/>
      <w:bookmarkEnd w:id="45"/>
      <w:proofErr w:type="spellStart"/>
      <w:r>
        <w:rPr>
          <w:w w:val="105"/>
        </w:rPr>
        <w:t>Bogdziewicz</w:t>
      </w:r>
      <w:proofErr w:type="spellEnd"/>
      <w:r>
        <w:rPr>
          <w:w w:val="105"/>
        </w:rPr>
        <w:t>,</w:t>
      </w:r>
      <w:r>
        <w:rPr>
          <w:spacing w:val="67"/>
          <w:w w:val="105"/>
        </w:rPr>
        <w:t xml:space="preserve"> </w:t>
      </w:r>
      <w:r>
        <w:rPr>
          <w:w w:val="105"/>
        </w:rPr>
        <w:t>M.,</w:t>
      </w:r>
      <w:r>
        <w:rPr>
          <w:spacing w:val="67"/>
          <w:w w:val="105"/>
        </w:rPr>
        <w:t xml:space="preserve"> </w:t>
      </w:r>
      <w:r>
        <w:rPr>
          <w:w w:val="105"/>
        </w:rPr>
        <w:t>Steele,</w:t>
      </w:r>
      <w:r>
        <w:rPr>
          <w:spacing w:val="67"/>
          <w:w w:val="105"/>
        </w:rPr>
        <w:t xml:space="preserve"> </w:t>
      </w:r>
      <w:r>
        <w:rPr>
          <w:w w:val="105"/>
        </w:rPr>
        <w:t>M.A.,</w:t>
      </w:r>
      <w:r>
        <w:rPr>
          <w:spacing w:val="67"/>
          <w:w w:val="105"/>
        </w:rPr>
        <w:t xml:space="preserve"> </w:t>
      </w:r>
      <w:r>
        <w:rPr>
          <w:w w:val="105"/>
        </w:rPr>
        <w:t>Marino,</w:t>
      </w:r>
      <w:r>
        <w:rPr>
          <w:spacing w:val="67"/>
          <w:w w:val="105"/>
        </w:rPr>
        <w:t xml:space="preserve"> </w:t>
      </w:r>
      <w:r>
        <w:rPr>
          <w:w w:val="105"/>
        </w:rPr>
        <w:t>S.</w:t>
      </w:r>
      <w:r>
        <w:rPr>
          <w:spacing w:val="40"/>
          <w:w w:val="105"/>
        </w:rPr>
        <w:t xml:space="preserve"> </w:t>
      </w:r>
      <w:r>
        <w:rPr>
          <w:w w:val="105"/>
        </w:rPr>
        <w:t>&amp;</w:t>
      </w:r>
      <w:r>
        <w:rPr>
          <w:spacing w:val="40"/>
          <w:w w:val="105"/>
        </w:rPr>
        <w:t xml:space="preserve"> </w:t>
      </w:r>
      <w:r>
        <w:rPr>
          <w:w w:val="105"/>
        </w:rPr>
        <w:t>Crone,</w:t>
      </w:r>
      <w:r>
        <w:rPr>
          <w:spacing w:val="67"/>
          <w:w w:val="105"/>
        </w:rPr>
        <w:t xml:space="preserve"> </w:t>
      </w:r>
      <w:r>
        <w:rPr>
          <w:w w:val="105"/>
        </w:rPr>
        <w:t>E.E.</w:t>
      </w:r>
      <w:r>
        <w:rPr>
          <w:spacing w:val="40"/>
          <w:w w:val="105"/>
        </w:rPr>
        <w:t xml:space="preserve"> </w:t>
      </w:r>
      <w:r>
        <w:rPr>
          <w:w w:val="105"/>
        </w:rPr>
        <w:t>(2018)</w:t>
      </w:r>
      <w:r>
        <w:rPr>
          <w:spacing w:val="40"/>
          <w:w w:val="105"/>
        </w:rPr>
        <w:t xml:space="preserve"> </w:t>
      </w:r>
      <w:r>
        <w:rPr>
          <w:w w:val="105"/>
        </w:rPr>
        <w:t>Correlated</w:t>
      </w:r>
      <w:r>
        <w:rPr>
          <w:spacing w:val="40"/>
          <w:w w:val="105"/>
        </w:rPr>
        <w:t xml:space="preserve"> </w:t>
      </w:r>
      <w:r>
        <w:rPr>
          <w:w w:val="105"/>
        </w:rPr>
        <w:t>seed</w:t>
      </w:r>
      <w:r>
        <w:rPr>
          <w:spacing w:val="40"/>
          <w:w w:val="105"/>
        </w:rPr>
        <w:t xml:space="preserve"> </w:t>
      </w:r>
      <w:r>
        <w:rPr>
          <w:w w:val="105"/>
        </w:rPr>
        <w:t>failure</w:t>
      </w:r>
      <w:r>
        <w:rPr>
          <w:spacing w:val="40"/>
          <w:w w:val="105"/>
        </w:rPr>
        <w:t xml:space="preserve"> </w:t>
      </w:r>
      <w:r>
        <w:rPr>
          <w:w w:val="105"/>
        </w:rPr>
        <w:t xml:space="preserve">as an environmental veto to synchronize reproduction of masting plants. </w:t>
      </w:r>
      <w:r>
        <w:rPr>
          <w:i/>
          <w:w w:val="105"/>
        </w:rPr>
        <w:t xml:space="preserve">New Phytologist </w:t>
      </w:r>
      <w:r>
        <w:rPr>
          <w:b/>
          <w:w w:val="105"/>
        </w:rPr>
        <w:t>219</w:t>
      </w:r>
      <w:r>
        <w:rPr>
          <w:w w:val="105"/>
        </w:rPr>
        <w:t xml:space="preserve">, </w:t>
      </w:r>
      <w:r>
        <w:rPr>
          <w:spacing w:val="-2"/>
          <w:w w:val="105"/>
        </w:rPr>
        <w:t>98–108.</w:t>
      </w:r>
    </w:p>
    <w:p w14:paraId="42117CC0" w14:textId="77777777" w:rsidR="00A43655" w:rsidRDefault="003254AF">
      <w:pPr>
        <w:pStyle w:val="BodyText"/>
        <w:spacing w:before="182" w:line="362" w:lineRule="auto"/>
        <w:ind w:left="362" w:right="139" w:hanging="219"/>
        <w:jc w:val="both"/>
      </w:pPr>
      <w:bookmarkStart w:id="46" w:name="_bookmark14"/>
      <w:bookmarkEnd w:id="46"/>
      <w:proofErr w:type="spellStart"/>
      <w:r>
        <w:rPr>
          <w:w w:val="110"/>
        </w:rPr>
        <w:t>Bogdziewicz</w:t>
      </w:r>
      <w:proofErr w:type="spellEnd"/>
      <w:r>
        <w:rPr>
          <w:w w:val="110"/>
        </w:rPr>
        <w:t>,</w:t>
      </w:r>
      <w:r>
        <w:rPr>
          <w:spacing w:val="-11"/>
          <w:w w:val="110"/>
        </w:rPr>
        <w:t xml:space="preserve"> </w:t>
      </w:r>
      <w:r>
        <w:rPr>
          <w:w w:val="110"/>
        </w:rPr>
        <w:t xml:space="preserve">M., Szymkowiak, J., Kasprzyk, I., </w:t>
      </w:r>
      <w:proofErr w:type="spellStart"/>
      <w:r>
        <w:rPr>
          <w:w w:val="110"/>
        </w:rPr>
        <w:t>Grewling</w:t>
      </w:r>
      <w:proofErr w:type="spellEnd"/>
      <w:r>
        <w:rPr>
          <w:w w:val="110"/>
        </w:rPr>
        <w:t xml:space="preserve">, </w:t>
      </w:r>
      <w:r>
        <w:rPr>
          <w:spacing w:val="-128"/>
          <w:w w:val="139"/>
        </w:rPr>
        <w:t>L</w:t>
      </w:r>
      <w:proofErr w:type="gramStart"/>
      <w:r>
        <w:rPr>
          <w:w w:val="81"/>
        </w:rPr>
        <w:t>-</w:t>
      </w:r>
      <w:r>
        <w:rPr>
          <w:spacing w:val="50"/>
          <w:w w:val="110"/>
        </w:rPr>
        <w:t xml:space="preserve"> </w:t>
      </w:r>
      <w:r>
        <w:rPr>
          <w:w w:val="110"/>
        </w:rPr>
        <w:t>.</w:t>
      </w:r>
      <w:proofErr w:type="gramEnd"/>
      <w:r>
        <w:rPr>
          <w:w w:val="110"/>
        </w:rPr>
        <w:t xml:space="preserve">, Borowski, Z., </w:t>
      </w:r>
      <w:proofErr w:type="spellStart"/>
      <w:r>
        <w:rPr>
          <w:w w:val="110"/>
        </w:rPr>
        <w:t>Borycka</w:t>
      </w:r>
      <w:proofErr w:type="spellEnd"/>
      <w:r>
        <w:rPr>
          <w:w w:val="110"/>
        </w:rPr>
        <w:t xml:space="preserve">, K., Kan- </w:t>
      </w:r>
      <w:proofErr w:type="spellStart"/>
      <w:r>
        <w:rPr>
          <w:w w:val="110"/>
        </w:rPr>
        <w:t>torowicz</w:t>
      </w:r>
      <w:proofErr w:type="spellEnd"/>
      <w:r>
        <w:rPr>
          <w:w w:val="110"/>
        </w:rPr>
        <w:t xml:space="preserve">, W., Myszkowska, D., Piotrowicz, K., </w:t>
      </w:r>
      <w:proofErr w:type="spellStart"/>
      <w:r>
        <w:rPr>
          <w:w w:val="110"/>
        </w:rPr>
        <w:t>Ziemianin</w:t>
      </w:r>
      <w:proofErr w:type="spellEnd"/>
      <w:r>
        <w:rPr>
          <w:w w:val="110"/>
        </w:rPr>
        <w:t xml:space="preserve">, M. </w:t>
      </w:r>
      <w:r>
        <w:rPr>
          <w:i/>
          <w:w w:val="110"/>
        </w:rPr>
        <w:t xml:space="preserve">et al. </w:t>
      </w:r>
      <w:r>
        <w:rPr>
          <w:w w:val="110"/>
        </w:rPr>
        <w:t>(2017) Masting in wind- pollinated</w:t>
      </w:r>
      <w:r>
        <w:rPr>
          <w:spacing w:val="-4"/>
          <w:w w:val="110"/>
        </w:rPr>
        <w:t xml:space="preserve"> </w:t>
      </w:r>
      <w:r>
        <w:rPr>
          <w:w w:val="110"/>
        </w:rPr>
        <w:t>trees:</w:t>
      </w:r>
      <w:r>
        <w:rPr>
          <w:spacing w:val="21"/>
          <w:w w:val="110"/>
        </w:rPr>
        <w:t xml:space="preserve"> </w:t>
      </w:r>
      <w:r>
        <w:rPr>
          <w:w w:val="110"/>
        </w:rPr>
        <w:t>system-specific</w:t>
      </w:r>
      <w:r>
        <w:rPr>
          <w:spacing w:val="-4"/>
          <w:w w:val="110"/>
        </w:rPr>
        <w:t xml:space="preserve"> </w:t>
      </w:r>
      <w:r>
        <w:rPr>
          <w:w w:val="110"/>
        </w:rPr>
        <w:t>roles</w:t>
      </w:r>
      <w:r>
        <w:rPr>
          <w:spacing w:val="-4"/>
          <w:w w:val="110"/>
        </w:rPr>
        <w:t xml:space="preserve"> </w:t>
      </w:r>
      <w:r>
        <w:rPr>
          <w:w w:val="110"/>
        </w:rPr>
        <w:t>of</w:t>
      </w:r>
      <w:r>
        <w:rPr>
          <w:spacing w:val="-4"/>
          <w:w w:val="110"/>
        </w:rPr>
        <w:t xml:space="preserve"> </w:t>
      </w:r>
      <w:r>
        <w:rPr>
          <w:w w:val="110"/>
        </w:rPr>
        <w:t>weather</w:t>
      </w:r>
      <w:r>
        <w:rPr>
          <w:spacing w:val="-4"/>
          <w:w w:val="110"/>
        </w:rPr>
        <w:t xml:space="preserve"> </w:t>
      </w:r>
      <w:r>
        <w:rPr>
          <w:w w:val="110"/>
        </w:rPr>
        <w:t>and</w:t>
      </w:r>
      <w:r>
        <w:rPr>
          <w:spacing w:val="-4"/>
          <w:w w:val="110"/>
        </w:rPr>
        <w:t xml:space="preserve"> </w:t>
      </w:r>
      <w:r>
        <w:rPr>
          <w:w w:val="110"/>
        </w:rPr>
        <w:t>pollination</w:t>
      </w:r>
      <w:r>
        <w:rPr>
          <w:spacing w:val="-4"/>
          <w:w w:val="110"/>
        </w:rPr>
        <w:t xml:space="preserve"> </w:t>
      </w:r>
      <w:r>
        <w:rPr>
          <w:w w:val="110"/>
        </w:rPr>
        <w:t>dynamics</w:t>
      </w:r>
      <w:r>
        <w:rPr>
          <w:spacing w:val="-4"/>
          <w:w w:val="110"/>
        </w:rPr>
        <w:t xml:space="preserve"> </w:t>
      </w:r>
      <w:r>
        <w:rPr>
          <w:w w:val="110"/>
        </w:rPr>
        <w:t>in</w:t>
      </w:r>
      <w:r>
        <w:rPr>
          <w:spacing w:val="-4"/>
          <w:w w:val="110"/>
        </w:rPr>
        <w:t xml:space="preserve"> </w:t>
      </w:r>
      <w:r>
        <w:rPr>
          <w:w w:val="110"/>
        </w:rPr>
        <w:t>driving</w:t>
      </w:r>
      <w:r>
        <w:rPr>
          <w:spacing w:val="-4"/>
          <w:w w:val="110"/>
        </w:rPr>
        <w:t xml:space="preserve"> </w:t>
      </w:r>
      <w:r>
        <w:rPr>
          <w:w w:val="110"/>
        </w:rPr>
        <w:t xml:space="preserve">seed production. </w:t>
      </w:r>
      <w:r>
        <w:rPr>
          <w:i/>
          <w:w w:val="110"/>
        </w:rPr>
        <w:t>Ecology</w:t>
      </w:r>
      <w:r>
        <w:rPr>
          <w:i/>
          <w:spacing w:val="15"/>
          <w:w w:val="110"/>
        </w:rPr>
        <w:t xml:space="preserve"> </w:t>
      </w:r>
      <w:r>
        <w:rPr>
          <w:b/>
          <w:w w:val="110"/>
        </w:rPr>
        <w:t>98</w:t>
      </w:r>
      <w:r>
        <w:rPr>
          <w:w w:val="110"/>
        </w:rPr>
        <w:t>, 2615–2625.</w:t>
      </w:r>
    </w:p>
    <w:p w14:paraId="33EBA7EB"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7295B7DD" w14:textId="77777777" w:rsidR="00A43655" w:rsidRDefault="003254AF">
      <w:pPr>
        <w:pStyle w:val="BodyText"/>
        <w:spacing w:before="184"/>
        <w:ind w:left="143"/>
      </w:pPr>
      <w:bookmarkStart w:id="47" w:name="_bookmark15"/>
      <w:bookmarkEnd w:id="47"/>
      <w:proofErr w:type="spellStart"/>
      <w:r>
        <w:rPr>
          <w:w w:val="105"/>
        </w:rPr>
        <w:t>Bogdziewicz</w:t>
      </w:r>
      <w:proofErr w:type="spellEnd"/>
      <w:r>
        <w:rPr>
          <w:w w:val="105"/>
        </w:rPr>
        <w:t>,</w:t>
      </w:r>
      <w:r>
        <w:rPr>
          <w:spacing w:val="64"/>
          <w:w w:val="105"/>
        </w:rPr>
        <w:t xml:space="preserve"> </w:t>
      </w:r>
      <w:r>
        <w:rPr>
          <w:spacing w:val="-5"/>
          <w:w w:val="105"/>
        </w:rPr>
        <w:t>M.,</w:t>
      </w:r>
    </w:p>
    <w:p w14:paraId="74BB7CC9" w14:textId="77777777" w:rsidR="00A43655" w:rsidRDefault="003254AF">
      <w:pPr>
        <w:pStyle w:val="BodyText"/>
        <w:spacing w:before="124"/>
        <w:ind w:left="66"/>
      </w:pPr>
      <w:r>
        <w:br w:type="column"/>
      </w:r>
      <w:r>
        <w:rPr>
          <w:w w:val="110"/>
        </w:rPr>
        <w:t>Z</w:t>
      </w:r>
      <w:r>
        <w:rPr>
          <w:w w:val="110"/>
          <w:position w:val="6"/>
        </w:rPr>
        <w:t>˙</w:t>
      </w:r>
      <w:r>
        <w:rPr>
          <w:spacing w:val="-19"/>
          <w:w w:val="110"/>
          <w:position w:val="6"/>
        </w:rPr>
        <w:t xml:space="preserve"> </w:t>
      </w:r>
      <w:proofErr w:type="spellStart"/>
      <w:r>
        <w:rPr>
          <w:w w:val="110"/>
        </w:rPr>
        <w:t>ywiec</w:t>
      </w:r>
      <w:proofErr w:type="spellEnd"/>
      <w:r>
        <w:rPr>
          <w:w w:val="110"/>
        </w:rPr>
        <w:t>,</w:t>
      </w:r>
      <w:r>
        <w:rPr>
          <w:spacing w:val="14"/>
          <w:w w:val="110"/>
        </w:rPr>
        <w:t xml:space="preserve"> </w:t>
      </w:r>
      <w:r>
        <w:rPr>
          <w:w w:val="110"/>
        </w:rPr>
        <w:t>M.,</w:t>
      </w:r>
      <w:r>
        <w:rPr>
          <w:spacing w:val="24"/>
          <w:w w:val="110"/>
        </w:rPr>
        <w:t xml:space="preserve"> </w:t>
      </w:r>
      <w:proofErr w:type="spellStart"/>
      <w:r>
        <w:rPr>
          <w:w w:val="110"/>
        </w:rPr>
        <w:t>Espelta</w:t>
      </w:r>
      <w:proofErr w:type="spellEnd"/>
      <w:r>
        <w:rPr>
          <w:w w:val="110"/>
        </w:rPr>
        <w:t>,</w:t>
      </w:r>
      <w:r>
        <w:rPr>
          <w:spacing w:val="23"/>
          <w:w w:val="110"/>
        </w:rPr>
        <w:t xml:space="preserve"> </w:t>
      </w:r>
      <w:r>
        <w:rPr>
          <w:w w:val="110"/>
        </w:rPr>
        <w:t>J.M.,</w:t>
      </w:r>
      <w:r>
        <w:rPr>
          <w:spacing w:val="24"/>
          <w:w w:val="110"/>
        </w:rPr>
        <w:t xml:space="preserve"> </w:t>
      </w:r>
      <w:proofErr w:type="spellStart"/>
      <w:r>
        <w:rPr>
          <w:spacing w:val="-7"/>
          <w:w w:val="138"/>
        </w:rPr>
        <w:t>F</w:t>
      </w:r>
      <w:r>
        <w:rPr>
          <w:spacing w:val="11"/>
          <w:w w:val="98"/>
        </w:rPr>
        <w:t>ern</w:t>
      </w:r>
      <w:r>
        <w:rPr>
          <w:spacing w:val="-99"/>
          <w:w w:val="167"/>
        </w:rPr>
        <w:t>´</w:t>
      </w:r>
      <w:r>
        <w:rPr>
          <w:spacing w:val="11"/>
          <w:w w:val="101"/>
        </w:rPr>
        <w:t>a</w:t>
      </w:r>
      <w:r>
        <w:rPr>
          <w:spacing w:val="11"/>
          <w:w w:val="102"/>
        </w:rPr>
        <w:t>ndez</w:t>
      </w:r>
      <w:proofErr w:type="spellEnd"/>
      <w:r>
        <w:rPr>
          <w:spacing w:val="11"/>
          <w:w w:val="102"/>
        </w:rPr>
        <w:t>-</w:t>
      </w:r>
      <w:r>
        <w:rPr>
          <w:w w:val="110"/>
        </w:rPr>
        <w:t>Martinez,</w:t>
      </w:r>
      <w:r>
        <w:rPr>
          <w:spacing w:val="23"/>
          <w:w w:val="110"/>
        </w:rPr>
        <w:t xml:space="preserve"> </w:t>
      </w:r>
      <w:r>
        <w:rPr>
          <w:w w:val="110"/>
        </w:rPr>
        <w:t>M.,</w:t>
      </w:r>
      <w:r>
        <w:rPr>
          <w:spacing w:val="24"/>
          <w:w w:val="110"/>
        </w:rPr>
        <w:t xml:space="preserve"> </w:t>
      </w:r>
      <w:r>
        <w:rPr>
          <w:w w:val="110"/>
        </w:rPr>
        <w:t>Calama,</w:t>
      </w:r>
      <w:r>
        <w:rPr>
          <w:spacing w:val="24"/>
          <w:w w:val="110"/>
        </w:rPr>
        <w:t xml:space="preserve"> </w:t>
      </w:r>
      <w:r>
        <w:rPr>
          <w:w w:val="110"/>
        </w:rPr>
        <w:t>R.,</w:t>
      </w:r>
      <w:r>
        <w:rPr>
          <w:spacing w:val="23"/>
          <w:w w:val="110"/>
        </w:rPr>
        <w:t xml:space="preserve"> </w:t>
      </w:r>
      <w:r>
        <w:rPr>
          <w:spacing w:val="12"/>
          <w:w w:val="103"/>
        </w:rPr>
        <w:t>Led</w:t>
      </w:r>
      <w:r>
        <w:rPr>
          <w:spacing w:val="5"/>
          <w:w w:val="103"/>
        </w:rPr>
        <w:t>w</w:t>
      </w:r>
      <w:r>
        <w:rPr>
          <w:spacing w:val="12"/>
          <w:w w:val="90"/>
        </w:rPr>
        <w:t>o</w:t>
      </w:r>
      <w:r>
        <w:rPr>
          <w:spacing w:val="-103"/>
        </w:rPr>
        <w:t>n</w:t>
      </w:r>
      <w:r>
        <w:rPr>
          <w:spacing w:val="18"/>
          <w:w w:val="165"/>
        </w:rPr>
        <w:t>´</w:t>
      </w:r>
      <w:r>
        <w:rPr>
          <w:spacing w:val="12"/>
          <w:w w:val="106"/>
        </w:rPr>
        <w:t>,</w:t>
      </w:r>
    </w:p>
    <w:p w14:paraId="57AF339D" w14:textId="77777777" w:rsidR="00A43655" w:rsidRDefault="00A43655">
      <w:pPr>
        <w:pStyle w:val="BodyText"/>
        <w:sectPr w:rsidR="00A43655">
          <w:type w:val="continuous"/>
          <w:pgSz w:w="12240" w:h="15840"/>
          <w:pgMar w:top="1820" w:right="1440" w:bottom="1000" w:left="1440" w:header="0" w:footer="806" w:gutter="0"/>
          <w:cols w:num="2" w:space="720" w:equalWidth="0">
            <w:col w:w="1795" w:space="40"/>
            <w:col w:w="7525"/>
          </w:cols>
        </w:sectPr>
      </w:pPr>
    </w:p>
    <w:p w14:paraId="775BECF7" w14:textId="77777777" w:rsidR="00A43655" w:rsidRDefault="003254AF">
      <w:pPr>
        <w:pStyle w:val="BodyText"/>
        <w:spacing w:before="138" w:line="362" w:lineRule="auto"/>
        <w:ind w:left="362"/>
      </w:pPr>
      <w:r>
        <w:rPr>
          <w:w w:val="105"/>
        </w:rPr>
        <w:t>M.,</w:t>
      </w:r>
      <w:r>
        <w:rPr>
          <w:spacing w:val="24"/>
          <w:w w:val="105"/>
        </w:rPr>
        <w:t xml:space="preserve"> </w:t>
      </w:r>
      <w:r>
        <w:rPr>
          <w:w w:val="105"/>
        </w:rPr>
        <w:t>McIntire,</w:t>
      </w:r>
      <w:r>
        <w:rPr>
          <w:spacing w:val="24"/>
          <w:w w:val="105"/>
        </w:rPr>
        <w:t xml:space="preserve"> </w:t>
      </w:r>
      <w:r>
        <w:rPr>
          <w:w w:val="105"/>
        </w:rPr>
        <w:t>E.</w:t>
      </w:r>
      <w:r>
        <w:rPr>
          <w:spacing w:val="24"/>
          <w:w w:val="105"/>
        </w:rPr>
        <w:t xml:space="preserve"> </w:t>
      </w:r>
      <w:r>
        <w:rPr>
          <w:w w:val="105"/>
        </w:rPr>
        <w:t>&amp;</w:t>
      </w:r>
      <w:r>
        <w:rPr>
          <w:spacing w:val="23"/>
          <w:w w:val="105"/>
        </w:rPr>
        <w:t xml:space="preserve"> </w:t>
      </w:r>
      <w:r>
        <w:rPr>
          <w:w w:val="105"/>
        </w:rPr>
        <w:t>Crone,</w:t>
      </w:r>
      <w:r>
        <w:rPr>
          <w:spacing w:val="24"/>
          <w:w w:val="105"/>
        </w:rPr>
        <w:t xml:space="preserve"> </w:t>
      </w:r>
      <w:r>
        <w:rPr>
          <w:w w:val="105"/>
        </w:rPr>
        <w:t>E.E.</w:t>
      </w:r>
      <w:r>
        <w:rPr>
          <w:spacing w:val="24"/>
          <w:w w:val="105"/>
        </w:rPr>
        <w:t xml:space="preserve"> </w:t>
      </w:r>
      <w:r>
        <w:rPr>
          <w:w w:val="105"/>
        </w:rPr>
        <w:t>(2019)</w:t>
      </w:r>
      <w:r>
        <w:rPr>
          <w:spacing w:val="24"/>
          <w:w w:val="105"/>
        </w:rPr>
        <w:t xml:space="preserve"> </w:t>
      </w:r>
      <w:r>
        <w:rPr>
          <w:w w:val="105"/>
        </w:rPr>
        <w:t>Environmental</w:t>
      </w:r>
      <w:r>
        <w:rPr>
          <w:spacing w:val="24"/>
          <w:w w:val="105"/>
        </w:rPr>
        <w:t xml:space="preserve"> </w:t>
      </w:r>
      <w:r>
        <w:rPr>
          <w:w w:val="105"/>
        </w:rPr>
        <w:t>veto</w:t>
      </w:r>
      <w:r>
        <w:rPr>
          <w:spacing w:val="23"/>
          <w:w w:val="105"/>
        </w:rPr>
        <w:t xml:space="preserve"> </w:t>
      </w:r>
      <w:r>
        <w:rPr>
          <w:w w:val="105"/>
        </w:rPr>
        <w:t>synchronizes</w:t>
      </w:r>
      <w:r>
        <w:rPr>
          <w:spacing w:val="23"/>
          <w:w w:val="105"/>
        </w:rPr>
        <w:t xml:space="preserve"> </w:t>
      </w:r>
      <w:r>
        <w:rPr>
          <w:w w:val="105"/>
        </w:rPr>
        <w:t>mast</w:t>
      </w:r>
      <w:r>
        <w:rPr>
          <w:spacing w:val="24"/>
          <w:w w:val="105"/>
        </w:rPr>
        <w:t xml:space="preserve"> </w:t>
      </w:r>
      <w:r>
        <w:rPr>
          <w:w w:val="105"/>
        </w:rPr>
        <w:t>seeding</w:t>
      </w:r>
      <w:r>
        <w:rPr>
          <w:spacing w:val="23"/>
          <w:w w:val="105"/>
        </w:rPr>
        <w:t xml:space="preserve"> </w:t>
      </w:r>
      <w:r>
        <w:rPr>
          <w:w w:val="105"/>
        </w:rPr>
        <w:t>in</w:t>
      </w:r>
      <w:r>
        <w:rPr>
          <w:spacing w:val="23"/>
          <w:w w:val="105"/>
        </w:rPr>
        <w:t xml:space="preserve"> </w:t>
      </w:r>
      <w:r>
        <w:rPr>
          <w:w w:val="105"/>
        </w:rPr>
        <w:t xml:space="preserve">four contrasting tree species. </w:t>
      </w:r>
      <w:r>
        <w:rPr>
          <w:i/>
          <w:w w:val="105"/>
        </w:rPr>
        <w:t>The American Naturalist</w:t>
      </w:r>
      <w:r>
        <w:rPr>
          <w:i/>
          <w:spacing w:val="40"/>
          <w:w w:val="105"/>
        </w:rPr>
        <w:t xml:space="preserve"> </w:t>
      </w:r>
      <w:r>
        <w:rPr>
          <w:b/>
          <w:w w:val="105"/>
        </w:rPr>
        <w:t>194</w:t>
      </w:r>
      <w:r>
        <w:rPr>
          <w:w w:val="105"/>
        </w:rPr>
        <w:t>, 246–259.</w:t>
      </w:r>
    </w:p>
    <w:p w14:paraId="1C9EC541" w14:textId="77777777" w:rsidR="00A43655" w:rsidRDefault="00A43655">
      <w:pPr>
        <w:pStyle w:val="BodyText"/>
        <w:spacing w:line="362" w:lineRule="auto"/>
        <w:sectPr w:rsidR="00A43655">
          <w:type w:val="continuous"/>
          <w:pgSz w:w="12240" w:h="15840"/>
          <w:pgMar w:top="1820" w:right="1440" w:bottom="1000" w:left="1440" w:header="0" w:footer="806" w:gutter="0"/>
          <w:cols w:space="720"/>
        </w:sectPr>
      </w:pPr>
    </w:p>
    <w:p w14:paraId="12021C78" w14:textId="77777777" w:rsidR="00A43655" w:rsidRDefault="003254AF">
      <w:pPr>
        <w:spacing w:before="29" w:line="499" w:lineRule="auto"/>
        <w:ind w:left="143" w:right="140"/>
        <w:jc w:val="both"/>
      </w:pPr>
      <w:bookmarkStart w:id="48" w:name="_bookmark17"/>
      <w:bookmarkEnd w:id="48"/>
      <w:r>
        <w:rPr>
          <w:w w:val="110"/>
        </w:rPr>
        <w:lastRenderedPageBreak/>
        <w:t xml:space="preserve">Bonner, F.T. &amp; </w:t>
      </w:r>
      <w:proofErr w:type="spellStart"/>
      <w:r>
        <w:rPr>
          <w:w w:val="110"/>
        </w:rPr>
        <w:t>Karrfalt</w:t>
      </w:r>
      <w:proofErr w:type="spellEnd"/>
      <w:r>
        <w:rPr>
          <w:w w:val="110"/>
        </w:rPr>
        <w:t xml:space="preserve">, R.P. (2008) </w:t>
      </w:r>
      <w:r>
        <w:rPr>
          <w:i/>
          <w:w w:val="110"/>
        </w:rPr>
        <w:t>The woody plant seed manual</w:t>
      </w:r>
      <w:r>
        <w:rPr>
          <w:w w:val="110"/>
        </w:rPr>
        <w:t>. 727, Forest Service.</w:t>
      </w:r>
      <w:r>
        <w:rPr>
          <w:spacing w:val="80"/>
          <w:w w:val="110"/>
        </w:rPr>
        <w:t xml:space="preserve"> </w:t>
      </w:r>
      <w:bookmarkStart w:id="49" w:name="_bookmark16"/>
      <w:bookmarkEnd w:id="49"/>
      <w:r>
        <w:rPr>
          <w:spacing w:val="-2"/>
          <w:w w:val="110"/>
        </w:rPr>
        <w:t>Burns,</w:t>
      </w:r>
      <w:r>
        <w:rPr>
          <w:spacing w:val="-3"/>
          <w:w w:val="110"/>
        </w:rPr>
        <w:t xml:space="preserve"> </w:t>
      </w:r>
      <w:r>
        <w:rPr>
          <w:spacing w:val="-2"/>
          <w:w w:val="110"/>
        </w:rPr>
        <w:t>R.M.</w:t>
      </w:r>
      <w:r>
        <w:rPr>
          <w:spacing w:val="-6"/>
          <w:w w:val="110"/>
        </w:rPr>
        <w:t xml:space="preserve"> </w:t>
      </w:r>
      <w:r>
        <w:rPr>
          <w:spacing w:val="-2"/>
          <w:w w:val="110"/>
        </w:rPr>
        <w:t>(1990)</w:t>
      </w:r>
      <w:r>
        <w:rPr>
          <w:spacing w:val="-8"/>
          <w:w w:val="110"/>
        </w:rPr>
        <w:t xml:space="preserve"> </w:t>
      </w:r>
      <w:r>
        <w:rPr>
          <w:i/>
          <w:spacing w:val="-2"/>
          <w:w w:val="110"/>
        </w:rPr>
        <w:t>Silvics</w:t>
      </w:r>
      <w:r>
        <w:rPr>
          <w:i/>
          <w:w w:val="110"/>
        </w:rPr>
        <w:t xml:space="preserve"> </w:t>
      </w:r>
      <w:r>
        <w:rPr>
          <w:i/>
          <w:spacing w:val="-2"/>
          <w:w w:val="110"/>
        </w:rPr>
        <w:t>of</w:t>
      </w:r>
      <w:r>
        <w:rPr>
          <w:i/>
          <w:w w:val="110"/>
        </w:rPr>
        <w:t xml:space="preserve"> </w:t>
      </w:r>
      <w:r>
        <w:rPr>
          <w:i/>
          <w:spacing w:val="-2"/>
          <w:w w:val="110"/>
        </w:rPr>
        <w:t>north</w:t>
      </w:r>
      <w:r>
        <w:rPr>
          <w:i/>
          <w:w w:val="110"/>
        </w:rPr>
        <w:t xml:space="preserve"> </w:t>
      </w:r>
      <w:r>
        <w:rPr>
          <w:i/>
          <w:spacing w:val="-2"/>
          <w:w w:val="110"/>
        </w:rPr>
        <w:t>America</w:t>
      </w:r>
      <w:r>
        <w:rPr>
          <w:spacing w:val="-2"/>
          <w:w w:val="110"/>
        </w:rPr>
        <w:t>.</w:t>
      </w:r>
      <w:r>
        <w:rPr>
          <w:spacing w:val="-6"/>
          <w:w w:val="110"/>
        </w:rPr>
        <w:t xml:space="preserve"> </w:t>
      </w:r>
      <w:r>
        <w:rPr>
          <w:spacing w:val="-2"/>
          <w:w w:val="110"/>
        </w:rPr>
        <w:t>654,</w:t>
      </w:r>
      <w:r>
        <w:rPr>
          <w:spacing w:val="-3"/>
          <w:w w:val="110"/>
        </w:rPr>
        <w:t xml:space="preserve"> </w:t>
      </w:r>
      <w:r>
        <w:rPr>
          <w:spacing w:val="-2"/>
          <w:w w:val="110"/>
        </w:rPr>
        <w:t>US</w:t>
      </w:r>
      <w:r>
        <w:rPr>
          <w:spacing w:val="-6"/>
          <w:w w:val="110"/>
        </w:rPr>
        <w:t xml:space="preserve"> </w:t>
      </w:r>
      <w:r>
        <w:rPr>
          <w:spacing w:val="-2"/>
          <w:w w:val="110"/>
        </w:rPr>
        <w:t>Department</w:t>
      </w:r>
      <w:r>
        <w:rPr>
          <w:spacing w:val="-6"/>
          <w:w w:val="110"/>
        </w:rPr>
        <w:t xml:space="preserve"> </w:t>
      </w:r>
      <w:r>
        <w:rPr>
          <w:spacing w:val="-2"/>
          <w:w w:val="110"/>
        </w:rPr>
        <w:t>of</w:t>
      </w:r>
      <w:r>
        <w:rPr>
          <w:spacing w:val="-7"/>
          <w:w w:val="110"/>
        </w:rPr>
        <w:t xml:space="preserve"> </w:t>
      </w:r>
      <w:r>
        <w:rPr>
          <w:spacing w:val="-2"/>
          <w:w w:val="110"/>
        </w:rPr>
        <w:t>Agriculture, Forest</w:t>
      </w:r>
      <w:r>
        <w:rPr>
          <w:spacing w:val="-7"/>
          <w:w w:val="110"/>
        </w:rPr>
        <w:t xml:space="preserve"> </w:t>
      </w:r>
      <w:r>
        <w:rPr>
          <w:spacing w:val="-2"/>
          <w:w w:val="110"/>
        </w:rPr>
        <w:t>Service.</w:t>
      </w:r>
    </w:p>
    <w:p w14:paraId="760AD080" w14:textId="77777777" w:rsidR="00A43655" w:rsidRDefault="003254AF">
      <w:pPr>
        <w:spacing w:line="362" w:lineRule="auto"/>
        <w:ind w:left="362" w:right="138" w:hanging="219"/>
        <w:jc w:val="both"/>
      </w:pPr>
      <w:bookmarkStart w:id="50" w:name="_bookmark18"/>
      <w:bookmarkEnd w:id="50"/>
      <w:r>
        <w:rPr>
          <w:w w:val="115"/>
        </w:rPr>
        <w:t xml:space="preserve">Calvin, K., Dasgupta, D., </w:t>
      </w:r>
      <w:proofErr w:type="spellStart"/>
      <w:r>
        <w:rPr>
          <w:w w:val="115"/>
        </w:rPr>
        <w:t>Krinner</w:t>
      </w:r>
      <w:proofErr w:type="spellEnd"/>
      <w:r>
        <w:rPr>
          <w:w w:val="115"/>
        </w:rPr>
        <w:t xml:space="preserve">, G., Mukherji, A., Thorne, P.W., Trisos, C., Romero, J., </w:t>
      </w:r>
      <w:proofErr w:type="spellStart"/>
      <w:r>
        <w:rPr>
          <w:w w:val="110"/>
        </w:rPr>
        <w:t>Aldunce</w:t>
      </w:r>
      <w:proofErr w:type="spellEnd"/>
      <w:r>
        <w:rPr>
          <w:w w:val="110"/>
        </w:rPr>
        <w:t xml:space="preserve">, P., Barret, K., Blanco, G. </w:t>
      </w:r>
      <w:r>
        <w:rPr>
          <w:i/>
          <w:w w:val="110"/>
        </w:rPr>
        <w:t xml:space="preserve">et al. </w:t>
      </w:r>
      <w:r>
        <w:rPr>
          <w:w w:val="110"/>
        </w:rPr>
        <w:t xml:space="preserve">(2023) </w:t>
      </w:r>
      <w:proofErr w:type="spellStart"/>
      <w:r>
        <w:rPr>
          <w:w w:val="110"/>
        </w:rPr>
        <w:t>Ipcc</w:t>
      </w:r>
      <w:proofErr w:type="spellEnd"/>
      <w:r>
        <w:rPr>
          <w:w w:val="110"/>
        </w:rPr>
        <w:t xml:space="preserve">, 2023: Climate change 2023: Synthesis </w:t>
      </w:r>
      <w:r>
        <w:rPr>
          <w:spacing w:val="-2"/>
          <w:w w:val="115"/>
        </w:rPr>
        <w:t>report,</w:t>
      </w:r>
      <w:r>
        <w:rPr>
          <w:spacing w:val="-5"/>
          <w:w w:val="115"/>
        </w:rPr>
        <w:t xml:space="preserve"> </w:t>
      </w:r>
      <w:r>
        <w:rPr>
          <w:spacing w:val="-2"/>
          <w:w w:val="115"/>
        </w:rPr>
        <w:t>summary</w:t>
      </w:r>
      <w:r>
        <w:rPr>
          <w:spacing w:val="-7"/>
          <w:w w:val="115"/>
        </w:rPr>
        <w:t xml:space="preserve"> </w:t>
      </w:r>
      <w:r>
        <w:rPr>
          <w:spacing w:val="-2"/>
          <w:w w:val="115"/>
        </w:rPr>
        <w:t>for</w:t>
      </w:r>
      <w:r>
        <w:rPr>
          <w:spacing w:val="-7"/>
          <w:w w:val="115"/>
        </w:rPr>
        <w:t xml:space="preserve"> </w:t>
      </w:r>
      <w:r>
        <w:rPr>
          <w:spacing w:val="-2"/>
          <w:w w:val="115"/>
        </w:rPr>
        <w:t>policymakers.</w:t>
      </w:r>
      <w:r>
        <w:rPr>
          <w:spacing w:val="-7"/>
          <w:w w:val="115"/>
        </w:rPr>
        <w:t xml:space="preserve"> </w:t>
      </w:r>
      <w:r>
        <w:rPr>
          <w:spacing w:val="-2"/>
          <w:w w:val="115"/>
        </w:rPr>
        <w:t>contribution</w:t>
      </w:r>
      <w:r>
        <w:rPr>
          <w:spacing w:val="-7"/>
          <w:w w:val="115"/>
        </w:rPr>
        <w:t xml:space="preserve"> </w:t>
      </w:r>
      <w:r>
        <w:rPr>
          <w:spacing w:val="-2"/>
          <w:w w:val="115"/>
        </w:rPr>
        <w:t>of</w:t>
      </w:r>
      <w:r>
        <w:rPr>
          <w:spacing w:val="-7"/>
          <w:w w:val="115"/>
        </w:rPr>
        <w:t xml:space="preserve"> </w:t>
      </w:r>
      <w:r>
        <w:rPr>
          <w:spacing w:val="-2"/>
          <w:w w:val="115"/>
        </w:rPr>
        <w:t>working</w:t>
      </w:r>
      <w:r>
        <w:rPr>
          <w:spacing w:val="-7"/>
          <w:w w:val="115"/>
        </w:rPr>
        <w:t xml:space="preserve"> </w:t>
      </w:r>
      <w:r>
        <w:rPr>
          <w:spacing w:val="-2"/>
          <w:w w:val="115"/>
        </w:rPr>
        <w:t>groups</w:t>
      </w:r>
      <w:r>
        <w:rPr>
          <w:spacing w:val="-7"/>
          <w:w w:val="115"/>
        </w:rPr>
        <w:t xml:space="preserve"> </w:t>
      </w:r>
      <w:proofErr w:type="spellStart"/>
      <w:r>
        <w:rPr>
          <w:spacing w:val="-2"/>
          <w:w w:val="115"/>
        </w:rPr>
        <w:t>i</w:t>
      </w:r>
      <w:proofErr w:type="spellEnd"/>
      <w:r>
        <w:rPr>
          <w:spacing w:val="-2"/>
          <w:w w:val="115"/>
        </w:rPr>
        <w:t>,</w:t>
      </w:r>
      <w:r>
        <w:rPr>
          <w:spacing w:val="-4"/>
          <w:w w:val="115"/>
        </w:rPr>
        <w:t xml:space="preserve"> </w:t>
      </w:r>
      <w:r>
        <w:rPr>
          <w:spacing w:val="-2"/>
          <w:w w:val="115"/>
        </w:rPr>
        <w:t>ii</w:t>
      </w:r>
      <w:r>
        <w:rPr>
          <w:spacing w:val="-7"/>
          <w:w w:val="115"/>
        </w:rPr>
        <w:t xml:space="preserve"> </w:t>
      </w:r>
      <w:r>
        <w:rPr>
          <w:spacing w:val="-2"/>
          <w:w w:val="115"/>
        </w:rPr>
        <w:t>and</w:t>
      </w:r>
      <w:r>
        <w:rPr>
          <w:spacing w:val="-7"/>
          <w:w w:val="115"/>
        </w:rPr>
        <w:t xml:space="preserve"> </w:t>
      </w:r>
      <w:r>
        <w:rPr>
          <w:spacing w:val="-2"/>
          <w:w w:val="115"/>
        </w:rPr>
        <w:t>iii</w:t>
      </w:r>
      <w:r>
        <w:rPr>
          <w:spacing w:val="-7"/>
          <w:w w:val="115"/>
        </w:rPr>
        <w:t xml:space="preserve"> </w:t>
      </w:r>
      <w:r>
        <w:rPr>
          <w:spacing w:val="-2"/>
          <w:w w:val="115"/>
        </w:rPr>
        <w:t>to</w:t>
      </w:r>
      <w:r>
        <w:rPr>
          <w:spacing w:val="-7"/>
          <w:w w:val="115"/>
        </w:rPr>
        <w:t xml:space="preserve"> </w:t>
      </w:r>
      <w:r>
        <w:rPr>
          <w:spacing w:val="-2"/>
          <w:w w:val="115"/>
        </w:rPr>
        <w:t>the</w:t>
      </w:r>
      <w:r>
        <w:rPr>
          <w:spacing w:val="-7"/>
          <w:w w:val="115"/>
        </w:rPr>
        <w:t xml:space="preserve"> </w:t>
      </w:r>
      <w:r>
        <w:rPr>
          <w:spacing w:val="-2"/>
          <w:w w:val="115"/>
        </w:rPr>
        <w:t xml:space="preserve">sixth </w:t>
      </w:r>
      <w:r>
        <w:t xml:space="preserve">assessment report of the intergovernmental panel on climate change [core writing team, h. lee </w:t>
      </w:r>
      <w:r>
        <w:rPr>
          <w:w w:val="110"/>
        </w:rPr>
        <w:t>and</w:t>
      </w:r>
      <w:r>
        <w:rPr>
          <w:spacing w:val="-14"/>
          <w:w w:val="110"/>
        </w:rPr>
        <w:t xml:space="preserve"> </w:t>
      </w:r>
      <w:r>
        <w:rPr>
          <w:w w:val="110"/>
        </w:rPr>
        <w:t>j.</w:t>
      </w:r>
      <w:r>
        <w:rPr>
          <w:spacing w:val="-14"/>
          <w:w w:val="110"/>
        </w:rPr>
        <w:t xml:space="preserve"> </w:t>
      </w:r>
      <w:proofErr w:type="spellStart"/>
      <w:r>
        <w:rPr>
          <w:w w:val="110"/>
        </w:rPr>
        <w:t>romero</w:t>
      </w:r>
      <w:proofErr w:type="spellEnd"/>
      <w:r>
        <w:rPr>
          <w:spacing w:val="-14"/>
          <w:w w:val="110"/>
        </w:rPr>
        <w:t xml:space="preserve"> </w:t>
      </w:r>
      <w:r>
        <w:rPr>
          <w:w w:val="110"/>
        </w:rPr>
        <w:t>(eds.)].</w:t>
      </w:r>
      <w:r>
        <w:rPr>
          <w:spacing w:val="-13"/>
          <w:w w:val="110"/>
        </w:rPr>
        <w:t xml:space="preserve"> </w:t>
      </w:r>
      <w:proofErr w:type="spellStart"/>
      <w:r>
        <w:rPr>
          <w:w w:val="110"/>
        </w:rPr>
        <w:t>ipcc</w:t>
      </w:r>
      <w:proofErr w:type="spellEnd"/>
      <w:r>
        <w:rPr>
          <w:w w:val="110"/>
        </w:rPr>
        <w:t>,</w:t>
      </w:r>
      <w:r>
        <w:rPr>
          <w:spacing w:val="-14"/>
          <w:w w:val="110"/>
        </w:rPr>
        <w:t xml:space="preserve"> </w:t>
      </w:r>
      <w:proofErr w:type="spellStart"/>
      <w:r>
        <w:rPr>
          <w:w w:val="110"/>
        </w:rPr>
        <w:t>geneva</w:t>
      </w:r>
      <w:proofErr w:type="spellEnd"/>
      <w:r>
        <w:rPr>
          <w:w w:val="110"/>
        </w:rPr>
        <w:t>,</w:t>
      </w:r>
      <w:r>
        <w:rPr>
          <w:spacing w:val="-14"/>
          <w:w w:val="110"/>
        </w:rPr>
        <w:t xml:space="preserve"> </w:t>
      </w:r>
      <w:proofErr w:type="spellStart"/>
      <w:r>
        <w:rPr>
          <w:w w:val="110"/>
        </w:rPr>
        <w:t>switzerland</w:t>
      </w:r>
      <w:proofErr w:type="spellEnd"/>
      <w:r>
        <w:rPr>
          <w:w w:val="110"/>
        </w:rPr>
        <w:t>.</w:t>
      </w:r>
      <w:r>
        <w:rPr>
          <w:spacing w:val="-13"/>
          <w:w w:val="110"/>
        </w:rPr>
        <w:t xml:space="preserve"> </w:t>
      </w:r>
      <w:r>
        <w:rPr>
          <w:i/>
          <w:w w:val="110"/>
        </w:rPr>
        <w:t>IPCC,</w:t>
      </w:r>
      <w:r>
        <w:rPr>
          <w:i/>
          <w:spacing w:val="-14"/>
          <w:w w:val="110"/>
        </w:rPr>
        <w:t xml:space="preserve"> </w:t>
      </w:r>
      <w:r>
        <w:rPr>
          <w:i/>
          <w:w w:val="110"/>
        </w:rPr>
        <w:t>2023:</w:t>
      </w:r>
      <w:r>
        <w:rPr>
          <w:i/>
          <w:spacing w:val="-14"/>
          <w:w w:val="110"/>
        </w:rPr>
        <w:t xml:space="preserve"> </w:t>
      </w:r>
      <w:r>
        <w:rPr>
          <w:i/>
          <w:w w:val="110"/>
        </w:rPr>
        <w:t>Climate</w:t>
      </w:r>
      <w:r>
        <w:rPr>
          <w:i/>
          <w:spacing w:val="-13"/>
          <w:w w:val="110"/>
        </w:rPr>
        <w:t xml:space="preserve"> </w:t>
      </w:r>
      <w:r>
        <w:rPr>
          <w:i/>
          <w:w w:val="110"/>
        </w:rPr>
        <w:t>Change</w:t>
      </w:r>
      <w:r>
        <w:rPr>
          <w:i/>
          <w:spacing w:val="-14"/>
          <w:w w:val="110"/>
        </w:rPr>
        <w:t xml:space="preserve"> </w:t>
      </w:r>
      <w:r>
        <w:rPr>
          <w:i/>
          <w:w w:val="110"/>
        </w:rPr>
        <w:t>2023:</w:t>
      </w:r>
      <w:r>
        <w:rPr>
          <w:i/>
          <w:spacing w:val="-12"/>
          <w:w w:val="110"/>
        </w:rPr>
        <w:t xml:space="preserve"> </w:t>
      </w:r>
      <w:r>
        <w:rPr>
          <w:i/>
          <w:w w:val="110"/>
        </w:rPr>
        <w:t xml:space="preserve">Synthesis </w:t>
      </w:r>
      <w:r>
        <w:rPr>
          <w:i/>
          <w:w w:val="115"/>
        </w:rPr>
        <w:t>Report.</w:t>
      </w:r>
      <w:r>
        <w:rPr>
          <w:i/>
          <w:spacing w:val="-15"/>
          <w:w w:val="115"/>
        </w:rPr>
        <w:t xml:space="preserve"> </w:t>
      </w:r>
      <w:r>
        <w:rPr>
          <w:i/>
          <w:w w:val="115"/>
        </w:rPr>
        <w:t>Contribution</w:t>
      </w:r>
      <w:r>
        <w:rPr>
          <w:i/>
          <w:spacing w:val="-14"/>
          <w:w w:val="115"/>
        </w:rPr>
        <w:t xml:space="preserve"> </w:t>
      </w:r>
      <w:r>
        <w:rPr>
          <w:i/>
          <w:w w:val="115"/>
        </w:rPr>
        <w:t>of</w:t>
      </w:r>
      <w:r>
        <w:rPr>
          <w:i/>
          <w:spacing w:val="-14"/>
          <w:w w:val="115"/>
        </w:rPr>
        <w:t xml:space="preserve"> </w:t>
      </w:r>
      <w:r>
        <w:rPr>
          <w:i/>
          <w:w w:val="115"/>
        </w:rPr>
        <w:t>Working</w:t>
      </w:r>
      <w:r>
        <w:rPr>
          <w:i/>
          <w:spacing w:val="-15"/>
          <w:w w:val="115"/>
        </w:rPr>
        <w:t xml:space="preserve"> </w:t>
      </w:r>
      <w:r>
        <w:rPr>
          <w:i/>
          <w:w w:val="115"/>
        </w:rPr>
        <w:t>Groups</w:t>
      </w:r>
      <w:r>
        <w:rPr>
          <w:i/>
          <w:spacing w:val="-14"/>
          <w:w w:val="115"/>
        </w:rPr>
        <w:t xml:space="preserve"> </w:t>
      </w:r>
      <w:r>
        <w:rPr>
          <w:i/>
          <w:w w:val="115"/>
        </w:rPr>
        <w:t>I,</w:t>
      </w:r>
      <w:r>
        <w:rPr>
          <w:i/>
          <w:spacing w:val="-14"/>
          <w:w w:val="115"/>
        </w:rPr>
        <w:t xml:space="preserve"> </w:t>
      </w:r>
      <w:r>
        <w:rPr>
          <w:i/>
          <w:w w:val="120"/>
        </w:rPr>
        <w:t>II</w:t>
      </w:r>
      <w:r>
        <w:rPr>
          <w:i/>
          <w:spacing w:val="-15"/>
          <w:w w:val="120"/>
        </w:rPr>
        <w:t xml:space="preserve"> </w:t>
      </w:r>
      <w:r>
        <w:rPr>
          <w:i/>
          <w:w w:val="115"/>
        </w:rPr>
        <w:t>and</w:t>
      </w:r>
      <w:r>
        <w:rPr>
          <w:i/>
          <w:spacing w:val="-15"/>
          <w:w w:val="115"/>
        </w:rPr>
        <w:t xml:space="preserve"> </w:t>
      </w:r>
      <w:r>
        <w:rPr>
          <w:i/>
          <w:w w:val="120"/>
        </w:rPr>
        <w:t>III</w:t>
      </w:r>
      <w:r>
        <w:rPr>
          <w:i/>
          <w:spacing w:val="-14"/>
          <w:w w:val="120"/>
        </w:rPr>
        <w:t xml:space="preserve"> </w:t>
      </w:r>
      <w:r>
        <w:rPr>
          <w:i/>
          <w:w w:val="115"/>
        </w:rPr>
        <w:t>to</w:t>
      </w:r>
      <w:r>
        <w:rPr>
          <w:i/>
          <w:spacing w:val="-15"/>
          <w:w w:val="115"/>
        </w:rPr>
        <w:t xml:space="preserve"> </w:t>
      </w:r>
      <w:r>
        <w:rPr>
          <w:i/>
          <w:w w:val="115"/>
        </w:rPr>
        <w:t>the</w:t>
      </w:r>
      <w:r>
        <w:rPr>
          <w:i/>
          <w:spacing w:val="-14"/>
          <w:w w:val="115"/>
        </w:rPr>
        <w:t xml:space="preserve"> </w:t>
      </w:r>
      <w:r>
        <w:rPr>
          <w:i/>
          <w:w w:val="115"/>
        </w:rPr>
        <w:t>Sixth</w:t>
      </w:r>
      <w:r>
        <w:rPr>
          <w:i/>
          <w:spacing w:val="-14"/>
          <w:w w:val="115"/>
        </w:rPr>
        <w:t xml:space="preserve"> </w:t>
      </w:r>
      <w:r>
        <w:rPr>
          <w:i/>
          <w:w w:val="115"/>
        </w:rPr>
        <w:t>Assessment</w:t>
      </w:r>
      <w:r>
        <w:rPr>
          <w:i/>
          <w:spacing w:val="-15"/>
          <w:w w:val="115"/>
        </w:rPr>
        <w:t xml:space="preserve"> </w:t>
      </w:r>
      <w:r>
        <w:rPr>
          <w:i/>
          <w:w w:val="115"/>
        </w:rPr>
        <w:t>Report</w:t>
      </w:r>
      <w:r>
        <w:rPr>
          <w:i/>
          <w:spacing w:val="-14"/>
          <w:w w:val="115"/>
        </w:rPr>
        <w:t xml:space="preserve"> </w:t>
      </w:r>
      <w:r>
        <w:rPr>
          <w:i/>
          <w:w w:val="115"/>
        </w:rPr>
        <w:t>of</w:t>
      </w:r>
      <w:r>
        <w:rPr>
          <w:i/>
          <w:spacing w:val="-14"/>
          <w:w w:val="115"/>
        </w:rPr>
        <w:t xml:space="preserve"> </w:t>
      </w:r>
      <w:r>
        <w:rPr>
          <w:i/>
          <w:w w:val="115"/>
        </w:rPr>
        <w:t>the Intergovernmental</w:t>
      </w:r>
      <w:r>
        <w:rPr>
          <w:i/>
          <w:spacing w:val="-5"/>
          <w:w w:val="115"/>
        </w:rPr>
        <w:t xml:space="preserve"> </w:t>
      </w:r>
      <w:r>
        <w:rPr>
          <w:i/>
          <w:w w:val="115"/>
        </w:rPr>
        <w:t>Panel</w:t>
      </w:r>
      <w:r>
        <w:rPr>
          <w:i/>
          <w:spacing w:val="-5"/>
          <w:w w:val="115"/>
        </w:rPr>
        <w:t xml:space="preserve"> </w:t>
      </w:r>
      <w:r>
        <w:rPr>
          <w:i/>
          <w:w w:val="115"/>
        </w:rPr>
        <w:t>on</w:t>
      </w:r>
      <w:r>
        <w:rPr>
          <w:i/>
          <w:spacing w:val="-5"/>
          <w:w w:val="115"/>
        </w:rPr>
        <w:t xml:space="preserve"> </w:t>
      </w:r>
      <w:r>
        <w:rPr>
          <w:i/>
          <w:w w:val="115"/>
        </w:rPr>
        <w:t>Climate</w:t>
      </w:r>
      <w:r>
        <w:rPr>
          <w:i/>
          <w:spacing w:val="-5"/>
          <w:w w:val="115"/>
        </w:rPr>
        <w:t xml:space="preserve"> </w:t>
      </w:r>
      <w:r>
        <w:rPr>
          <w:i/>
          <w:w w:val="115"/>
        </w:rPr>
        <w:t>Change</w:t>
      </w:r>
      <w:r>
        <w:rPr>
          <w:i/>
          <w:spacing w:val="-5"/>
          <w:w w:val="115"/>
        </w:rPr>
        <w:t xml:space="preserve"> </w:t>
      </w:r>
      <w:r>
        <w:rPr>
          <w:i/>
          <w:w w:val="115"/>
        </w:rPr>
        <w:t>[Core</w:t>
      </w:r>
      <w:r>
        <w:rPr>
          <w:i/>
          <w:spacing w:val="-5"/>
          <w:w w:val="115"/>
        </w:rPr>
        <w:t xml:space="preserve"> </w:t>
      </w:r>
      <w:r>
        <w:rPr>
          <w:i/>
          <w:w w:val="115"/>
        </w:rPr>
        <w:t>Writing</w:t>
      </w:r>
      <w:r>
        <w:rPr>
          <w:i/>
          <w:spacing w:val="-5"/>
          <w:w w:val="115"/>
        </w:rPr>
        <w:t xml:space="preserve"> </w:t>
      </w:r>
      <w:r>
        <w:rPr>
          <w:i/>
          <w:w w:val="115"/>
        </w:rPr>
        <w:t>Team,</w:t>
      </w:r>
      <w:r>
        <w:rPr>
          <w:i/>
          <w:spacing w:val="-1"/>
          <w:w w:val="115"/>
        </w:rPr>
        <w:t xml:space="preserve"> </w:t>
      </w:r>
      <w:r>
        <w:rPr>
          <w:i/>
          <w:w w:val="115"/>
        </w:rPr>
        <w:t>H.</w:t>
      </w:r>
      <w:r>
        <w:rPr>
          <w:i/>
          <w:spacing w:val="-5"/>
          <w:w w:val="115"/>
        </w:rPr>
        <w:t xml:space="preserve"> </w:t>
      </w:r>
      <w:r>
        <w:rPr>
          <w:i/>
          <w:w w:val="115"/>
        </w:rPr>
        <w:t>Lee</w:t>
      </w:r>
      <w:r>
        <w:rPr>
          <w:i/>
          <w:spacing w:val="-5"/>
          <w:w w:val="115"/>
        </w:rPr>
        <w:t xml:space="preserve"> </w:t>
      </w:r>
      <w:r>
        <w:rPr>
          <w:i/>
          <w:w w:val="115"/>
        </w:rPr>
        <w:t>and</w:t>
      </w:r>
      <w:r>
        <w:rPr>
          <w:i/>
          <w:spacing w:val="-5"/>
          <w:w w:val="115"/>
        </w:rPr>
        <w:t xml:space="preserve"> </w:t>
      </w:r>
      <w:r>
        <w:rPr>
          <w:i/>
          <w:w w:val="120"/>
        </w:rPr>
        <w:t>J.</w:t>
      </w:r>
      <w:r>
        <w:rPr>
          <w:i/>
          <w:spacing w:val="-7"/>
          <w:w w:val="120"/>
        </w:rPr>
        <w:t xml:space="preserve"> </w:t>
      </w:r>
      <w:r>
        <w:rPr>
          <w:i/>
          <w:w w:val="115"/>
        </w:rPr>
        <w:t xml:space="preserve">Romero (eds.)]. </w:t>
      </w:r>
      <w:r>
        <w:rPr>
          <w:i/>
          <w:w w:val="120"/>
        </w:rPr>
        <w:t>IPCC,</w:t>
      </w:r>
      <w:r>
        <w:rPr>
          <w:i/>
          <w:spacing w:val="-1"/>
          <w:w w:val="120"/>
        </w:rPr>
        <w:t xml:space="preserve"> </w:t>
      </w:r>
      <w:r>
        <w:rPr>
          <w:i/>
          <w:w w:val="115"/>
        </w:rPr>
        <w:t>Geneva, Switzerland.</w:t>
      </w:r>
      <w:r>
        <w:rPr>
          <w:i/>
          <w:spacing w:val="-3"/>
          <w:w w:val="115"/>
        </w:rPr>
        <w:t xml:space="preserve"> </w:t>
      </w:r>
      <w:r>
        <w:rPr>
          <w:w w:val="115"/>
        </w:rPr>
        <w:t>pp.</w:t>
      </w:r>
      <w:r>
        <w:rPr>
          <w:spacing w:val="-2"/>
          <w:w w:val="115"/>
        </w:rPr>
        <w:t xml:space="preserve"> </w:t>
      </w:r>
      <w:r>
        <w:rPr>
          <w:w w:val="115"/>
        </w:rPr>
        <w:t>1–34.</w:t>
      </w:r>
    </w:p>
    <w:p w14:paraId="17EDC573" w14:textId="77777777" w:rsidR="00A43655" w:rsidRDefault="003254AF">
      <w:pPr>
        <w:spacing w:before="157" w:line="362" w:lineRule="auto"/>
        <w:ind w:left="362" w:right="140" w:hanging="219"/>
        <w:jc w:val="both"/>
      </w:pPr>
      <w:bookmarkStart w:id="51" w:name="_bookmark19"/>
      <w:bookmarkEnd w:id="51"/>
      <w:r>
        <w:rPr>
          <w:w w:val="110"/>
        </w:rPr>
        <w:t xml:space="preserve">Cook, E.R. &amp; </w:t>
      </w:r>
      <w:proofErr w:type="spellStart"/>
      <w:r>
        <w:rPr>
          <w:w w:val="110"/>
        </w:rPr>
        <w:t>Kairiukstis</w:t>
      </w:r>
      <w:proofErr w:type="spellEnd"/>
      <w:r>
        <w:rPr>
          <w:w w:val="110"/>
        </w:rPr>
        <w:t xml:space="preserve">, L.A. (2013) </w:t>
      </w:r>
      <w:r>
        <w:rPr>
          <w:i/>
          <w:w w:val="110"/>
        </w:rPr>
        <w:t>Methods of dendrochronology:</w:t>
      </w:r>
      <w:r>
        <w:rPr>
          <w:i/>
          <w:spacing w:val="35"/>
          <w:w w:val="110"/>
        </w:rPr>
        <w:t xml:space="preserve"> </w:t>
      </w:r>
      <w:r>
        <w:rPr>
          <w:i/>
          <w:w w:val="110"/>
        </w:rPr>
        <w:t xml:space="preserve">applications in the </w:t>
      </w:r>
      <w:proofErr w:type="spellStart"/>
      <w:r>
        <w:rPr>
          <w:i/>
          <w:w w:val="110"/>
        </w:rPr>
        <w:t>envi</w:t>
      </w:r>
      <w:proofErr w:type="spellEnd"/>
      <w:r>
        <w:rPr>
          <w:i/>
          <w:w w:val="110"/>
        </w:rPr>
        <w:t xml:space="preserve">- </w:t>
      </w:r>
      <w:proofErr w:type="spellStart"/>
      <w:r>
        <w:rPr>
          <w:i/>
          <w:w w:val="110"/>
        </w:rPr>
        <w:t>ronmental</w:t>
      </w:r>
      <w:proofErr w:type="spellEnd"/>
      <w:r>
        <w:rPr>
          <w:i/>
          <w:w w:val="110"/>
        </w:rPr>
        <w:t xml:space="preserve"> sciences</w:t>
      </w:r>
      <w:r>
        <w:rPr>
          <w:w w:val="110"/>
        </w:rPr>
        <w:t>. Springer Science &amp; Business Media.</w:t>
      </w:r>
    </w:p>
    <w:p w14:paraId="17BC8580" w14:textId="77777777" w:rsidR="00A43655" w:rsidRDefault="003254AF">
      <w:pPr>
        <w:spacing w:before="153" w:line="362" w:lineRule="auto"/>
        <w:ind w:left="362" w:right="138" w:hanging="219"/>
        <w:jc w:val="both"/>
      </w:pPr>
      <w:bookmarkStart w:id="52" w:name="_bookmark20"/>
      <w:bookmarkEnd w:id="52"/>
      <w:r>
        <w:rPr>
          <w:w w:val="105"/>
        </w:rPr>
        <w:t xml:space="preserve">Crone, E.E. &amp; Rapp, J.M. (2014) Resource depletion, pollen coupling, and the ecology of mast seeding. </w:t>
      </w:r>
      <w:r>
        <w:rPr>
          <w:i/>
          <w:w w:val="105"/>
        </w:rPr>
        <w:t>Annals</w:t>
      </w:r>
      <w:r>
        <w:rPr>
          <w:i/>
          <w:spacing w:val="36"/>
          <w:w w:val="105"/>
        </w:rPr>
        <w:t xml:space="preserve"> </w:t>
      </w:r>
      <w:r>
        <w:rPr>
          <w:i/>
          <w:w w:val="105"/>
        </w:rPr>
        <w:t>of</w:t>
      </w:r>
      <w:r>
        <w:rPr>
          <w:i/>
          <w:spacing w:val="36"/>
          <w:w w:val="105"/>
        </w:rPr>
        <w:t xml:space="preserve"> </w:t>
      </w:r>
      <w:r>
        <w:rPr>
          <w:i/>
          <w:w w:val="105"/>
        </w:rPr>
        <w:t>the</w:t>
      </w:r>
      <w:r>
        <w:rPr>
          <w:i/>
          <w:spacing w:val="36"/>
          <w:w w:val="105"/>
        </w:rPr>
        <w:t xml:space="preserve"> </w:t>
      </w:r>
      <w:r>
        <w:rPr>
          <w:i/>
          <w:w w:val="105"/>
        </w:rPr>
        <w:t>New</w:t>
      </w:r>
      <w:r>
        <w:rPr>
          <w:i/>
          <w:spacing w:val="36"/>
          <w:w w:val="105"/>
        </w:rPr>
        <w:t xml:space="preserve"> </w:t>
      </w:r>
      <w:r>
        <w:rPr>
          <w:i/>
          <w:w w:val="105"/>
        </w:rPr>
        <w:t>York</w:t>
      </w:r>
      <w:r>
        <w:rPr>
          <w:i/>
          <w:spacing w:val="36"/>
          <w:w w:val="105"/>
        </w:rPr>
        <w:t xml:space="preserve"> </w:t>
      </w:r>
      <w:r>
        <w:rPr>
          <w:i/>
          <w:w w:val="105"/>
        </w:rPr>
        <w:t>Academy</w:t>
      </w:r>
      <w:r>
        <w:rPr>
          <w:i/>
          <w:spacing w:val="36"/>
          <w:w w:val="105"/>
        </w:rPr>
        <w:t xml:space="preserve"> </w:t>
      </w:r>
      <w:r>
        <w:rPr>
          <w:i/>
          <w:w w:val="105"/>
        </w:rPr>
        <w:t>of</w:t>
      </w:r>
      <w:r>
        <w:rPr>
          <w:i/>
          <w:spacing w:val="36"/>
          <w:w w:val="105"/>
        </w:rPr>
        <w:t xml:space="preserve"> </w:t>
      </w:r>
      <w:r>
        <w:rPr>
          <w:i/>
          <w:w w:val="105"/>
        </w:rPr>
        <w:t>Sciences</w:t>
      </w:r>
      <w:r>
        <w:rPr>
          <w:i/>
          <w:spacing w:val="40"/>
          <w:w w:val="105"/>
        </w:rPr>
        <w:t xml:space="preserve"> </w:t>
      </w:r>
      <w:r>
        <w:rPr>
          <w:b/>
          <w:w w:val="105"/>
        </w:rPr>
        <w:t>1322</w:t>
      </w:r>
      <w:r>
        <w:rPr>
          <w:w w:val="105"/>
        </w:rPr>
        <w:t>, 21–34.</w:t>
      </w:r>
    </w:p>
    <w:p w14:paraId="365A463C" w14:textId="77777777" w:rsidR="00A43655" w:rsidRDefault="003254AF">
      <w:pPr>
        <w:pStyle w:val="BodyText"/>
        <w:spacing w:before="153"/>
        <w:ind w:left="143"/>
        <w:jc w:val="both"/>
      </w:pPr>
      <w:bookmarkStart w:id="53" w:name="_bookmark21"/>
      <w:bookmarkEnd w:id="53"/>
      <w:r>
        <w:rPr>
          <w:w w:val="105"/>
        </w:rPr>
        <w:t>Davies,</w:t>
      </w:r>
      <w:r>
        <w:rPr>
          <w:spacing w:val="11"/>
          <w:w w:val="105"/>
        </w:rPr>
        <w:t xml:space="preserve"> </w:t>
      </w:r>
      <w:r>
        <w:rPr>
          <w:w w:val="105"/>
        </w:rPr>
        <w:t>T.J.</w:t>
      </w:r>
      <w:r>
        <w:rPr>
          <w:spacing w:val="9"/>
          <w:w w:val="105"/>
        </w:rPr>
        <w:t xml:space="preserve"> </w:t>
      </w:r>
      <w:r>
        <w:rPr>
          <w:w w:val="105"/>
        </w:rPr>
        <w:t>&amp;</w:t>
      </w:r>
      <w:r>
        <w:rPr>
          <w:spacing w:val="9"/>
          <w:w w:val="105"/>
        </w:rPr>
        <w:t xml:space="preserve"> </w:t>
      </w:r>
      <w:r>
        <w:rPr>
          <w:w w:val="105"/>
        </w:rPr>
        <w:t>MacPherson,</w:t>
      </w:r>
      <w:r>
        <w:rPr>
          <w:spacing w:val="11"/>
          <w:w w:val="105"/>
        </w:rPr>
        <w:t xml:space="preserve"> </w:t>
      </w:r>
      <w:r>
        <w:rPr>
          <w:w w:val="105"/>
        </w:rPr>
        <w:t>A.</w:t>
      </w:r>
      <w:r>
        <w:rPr>
          <w:spacing w:val="9"/>
          <w:w w:val="105"/>
        </w:rPr>
        <w:t xml:space="preserve"> </w:t>
      </w:r>
      <w:r>
        <w:rPr>
          <w:w w:val="105"/>
        </w:rPr>
        <w:t>(2024)</w:t>
      </w:r>
      <w:r>
        <w:rPr>
          <w:spacing w:val="9"/>
          <w:w w:val="105"/>
        </w:rPr>
        <w:t xml:space="preserve"> </w:t>
      </w:r>
      <w:r>
        <w:rPr>
          <w:w w:val="105"/>
        </w:rPr>
        <w:t>Seed</w:t>
      </w:r>
      <w:r>
        <w:rPr>
          <w:spacing w:val="10"/>
          <w:w w:val="105"/>
        </w:rPr>
        <w:t xml:space="preserve"> </w:t>
      </w:r>
      <w:r>
        <w:rPr>
          <w:w w:val="105"/>
        </w:rPr>
        <w:t>masting</w:t>
      </w:r>
      <w:r>
        <w:rPr>
          <w:spacing w:val="9"/>
          <w:w w:val="105"/>
        </w:rPr>
        <w:t xml:space="preserve"> </w:t>
      </w:r>
      <w:r>
        <w:rPr>
          <w:w w:val="105"/>
        </w:rPr>
        <w:t>as</w:t>
      </w:r>
      <w:r>
        <w:rPr>
          <w:spacing w:val="9"/>
          <w:w w:val="105"/>
        </w:rPr>
        <w:t xml:space="preserve"> </w:t>
      </w:r>
      <w:r>
        <w:rPr>
          <w:w w:val="105"/>
        </w:rPr>
        <w:t>a</w:t>
      </w:r>
      <w:r>
        <w:rPr>
          <w:spacing w:val="9"/>
          <w:w w:val="105"/>
        </w:rPr>
        <w:t xml:space="preserve"> </w:t>
      </w:r>
      <w:r>
        <w:rPr>
          <w:w w:val="105"/>
        </w:rPr>
        <w:t>mechanism</w:t>
      </w:r>
      <w:r>
        <w:rPr>
          <w:spacing w:val="9"/>
          <w:w w:val="105"/>
        </w:rPr>
        <w:t xml:space="preserve"> </w:t>
      </w:r>
      <w:r>
        <w:rPr>
          <w:w w:val="105"/>
        </w:rPr>
        <w:t>for</w:t>
      </w:r>
      <w:r>
        <w:rPr>
          <w:spacing w:val="9"/>
          <w:w w:val="105"/>
        </w:rPr>
        <w:t xml:space="preserve"> </w:t>
      </w:r>
      <w:r>
        <w:rPr>
          <w:w w:val="105"/>
        </w:rPr>
        <w:t>escape</w:t>
      </w:r>
      <w:r>
        <w:rPr>
          <w:spacing w:val="10"/>
          <w:w w:val="105"/>
        </w:rPr>
        <w:t xml:space="preserve"> </w:t>
      </w:r>
      <w:r>
        <w:rPr>
          <w:w w:val="105"/>
        </w:rPr>
        <w:t>from</w:t>
      </w:r>
      <w:r>
        <w:rPr>
          <w:spacing w:val="9"/>
          <w:w w:val="105"/>
        </w:rPr>
        <w:t xml:space="preserve"> </w:t>
      </w:r>
      <w:r>
        <w:rPr>
          <w:spacing w:val="-2"/>
          <w:w w:val="105"/>
        </w:rPr>
        <w:t>pathogens.</w:t>
      </w:r>
    </w:p>
    <w:p w14:paraId="40453141" w14:textId="77777777" w:rsidR="00A43655" w:rsidRDefault="003254AF">
      <w:pPr>
        <w:spacing w:before="138"/>
        <w:ind w:left="362"/>
      </w:pPr>
      <w:r>
        <w:rPr>
          <w:i/>
          <w:w w:val="110"/>
        </w:rPr>
        <w:t>Current</w:t>
      </w:r>
      <w:r>
        <w:rPr>
          <w:i/>
          <w:spacing w:val="12"/>
          <w:w w:val="110"/>
        </w:rPr>
        <w:t xml:space="preserve"> </w:t>
      </w:r>
      <w:r>
        <w:rPr>
          <w:i/>
          <w:w w:val="110"/>
        </w:rPr>
        <w:t>Biology</w:t>
      </w:r>
      <w:r>
        <w:rPr>
          <w:i/>
          <w:spacing w:val="25"/>
          <w:w w:val="110"/>
        </w:rPr>
        <w:t xml:space="preserve"> </w:t>
      </w:r>
      <w:r>
        <w:rPr>
          <w:b/>
          <w:w w:val="110"/>
        </w:rPr>
        <w:t>34</w:t>
      </w:r>
      <w:r>
        <w:rPr>
          <w:w w:val="110"/>
        </w:rPr>
        <w:t>,</w:t>
      </w:r>
      <w:r>
        <w:rPr>
          <w:spacing w:val="9"/>
          <w:w w:val="110"/>
        </w:rPr>
        <w:t xml:space="preserve"> </w:t>
      </w:r>
      <w:r>
        <w:rPr>
          <w:spacing w:val="-2"/>
          <w:w w:val="110"/>
        </w:rPr>
        <w:t>R120–R125.</w:t>
      </w:r>
    </w:p>
    <w:p w14:paraId="397F7310" w14:textId="77777777" w:rsidR="00A43655" w:rsidRDefault="00A43655">
      <w:pPr>
        <w:pStyle w:val="BodyText"/>
        <w:spacing w:before="20"/>
      </w:pPr>
    </w:p>
    <w:p w14:paraId="696E0E97" w14:textId="77777777" w:rsidR="00A43655" w:rsidRDefault="003254AF">
      <w:pPr>
        <w:pStyle w:val="BodyText"/>
        <w:spacing w:line="362" w:lineRule="auto"/>
        <w:ind w:left="362" w:right="137" w:hanging="219"/>
        <w:jc w:val="both"/>
      </w:pPr>
      <w:bookmarkStart w:id="54" w:name="_bookmark22"/>
      <w:bookmarkEnd w:id="54"/>
      <w:r>
        <w:rPr>
          <w:w w:val="115"/>
        </w:rPr>
        <w:t xml:space="preserve">Dow, C., Kim, A.Y., </w:t>
      </w:r>
      <w:proofErr w:type="spellStart"/>
      <w:r>
        <w:rPr>
          <w:w w:val="115"/>
        </w:rPr>
        <w:t>D’Orangeville</w:t>
      </w:r>
      <w:proofErr w:type="spellEnd"/>
      <w:r>
        <w:rPr>
          <w:w w:val="115"/>
        </w:rPr>
        <w:t xml:space="preserve">, L., Gonzalez-Akre, E.B., </w:t>
      </w:r>
      <w:proofErr w:type="spellStart"/>
      <w:r>
        <w:rPr>
          <w:w w:val="115"/>
        </w:rPr>
        <w:t>Helcoski</w:t>
      </w:r>
      <w:proofErr w:type="spellEnd"/>
      <w:r>
        <w:rPr>
          <w:w w:val="115"/>
        </w:rPr>
        <w:t>, R., Herrmann, V., Harley,</w:t>
      </w:r>
      <w:r>
        <w:rPr>
          <w:spacing w:val="-15"/>
          <w:w w:val="115"/>
        </w:rPr>
        <w:t xml:space="preserve"> </w:t>
      </w:r>
      <w:r>
        <w:rPr>
          <w:w w:val="115"/>
        </w:rPr>
        <w:t>G.L.,</w:t>
      </w:r>
      <w:r>
        <w:rPr>
          <w:spacing w:val="-14"/>
          <w:w w:val="115"/>
        </w:rPr>
        <w:t xml:space="preserve"> </w:t>
      </w:r>
      <w:r>
        <w:rPr>
          <w:w w:val="115"/>
        </w:rPr>
        <w:t>Maxwell,</w:t>
      </w:r>
      <w:r>
        <w:rPr>
          <w:spacing w:val="-14"/>
          <w:w w:val="115"/>
        </w:rPr>
        <w:t xml:space="preserve"> </w:t>
      </w:r>
      <w:r>
        <w:rPr>
          <w:w w:val="115"/>
        </w:rPr>
        <w:t>J.T.,</w:t>
      </w:r>
      <w:r>
        <w:rPr>
          <w:spacing w:val="-15"/>
          <w:w w:val="115"/>
        </w:rPr>
        <w:t xml:space="preserve"> </w:t>
      </w:r>
      <w:r>
        <w:rPr>
          <w:w w:val="115"/>
        </w:rPr>
        <w:t>McGregor,</w:t>
      </w:r>
      <w:r>
        <w:rPr>
          <w:spacing w:val="-14"/>
          <w:w w:val="115"/>
        </w:rPr>
        <w:t xml:space="preserve"> </w:t>
      </w:r>
      <w:r>
        <w:rPr>
          <w:w w:val="115"/>
        </w:rPr>
        <w:t>I.R.,</w:t>
      </w:r>
      <w:r>
        <w:rPr>
          <w:spacing w:val="-14"/>
          <w:w w:val="115"/>
        </w:rPr>
        <w:t xml:space="preserve"> </w:t>
      </w:r>
      <w:r>
        <w:rPr>
          <w:w w:val="115"/>
        </w:rPr>
        <w:t>McShea,</w:t>
      </w:r>
      <w:r>
        <w:rPr>
          <w:spacing w:val="-15"/>
          <w:w w:val="115"/>
        </w:rPr>
        <w:t xml:space="preserve"> </w:t>
      </w:r>
      <w:r>
        <w:rPr>
          <w:w w:val="115"/>
        </w:rPr>
        <w:t>W.J.</w:t>
      </w:r>
      <w:r>
        <w:rPr>
          <w:spacing w:val="-14"/>
          <w:w w:val="115"/>
        </w:rPr>
        <w:t xml:space="preserve"> </w:t>
      </w:r>
      <w:r>
        <w:rPr>
          <w:i/>
          <w:w w:val="115"/>
        </w:rPr>
        <w:t>et</w:t>
      </w:r>
      <w:r>
        <w:rPr>
          <w:i/>
          <w:spacing w:val="-14"/>
          <w:w w:val="115"/>
        </w:rPr>
        <w:t xml:space="preserve"> </w:t>
      </w:r>
      <w:r>
        <w:rPr>
          <w:i/>
          <w:w w:val="115"/>
        </w:rPr>
        <w:t>al.</w:t>
      </w:r>
      <w:r>
        <w:rPr>
          <w:i/>
          <w:spacing w:val="-14"/>
          <w:w w:val="115"/>
        </w:rPr>
        <w:t xml:space="preserve"> </w:t>
      </w:r>
      <w:r>
        <w:rPr>
          <w:w w:val="115"/>
        </w:rPr>
        <w:t>(2022)</w:t>
      </w:r>
      <w:r>
        <w:rPr>
          <w:spacing w:val="-15"/>
          <w:w w:val="115"/>
        </w:rPr>
        <w:t xml:space="preserve"> </w:t>
      </w:r>
      <w:r>
        <w:rPr>
          <w:w w:val="115"/>
        </w:rPr>
        <w:t>Warm</w:t>
      </w:r>
      <w:r>
        <w:rPr>
          <w:spacing w:val="-14"/>
          <w:w w:val="115"/>
        </w:rPr>
        <w:t xml:space="preserve"> </w:t>
      </w:r>
      <w:r>
        <w:rPr>
          <w:w w:val="115"/>
        </w:rPr>
        <w:t>springs</w:t>
      </w:r>
      <w:r>
        <w:rPr>
          <w:spacing w:val="-14"/>
          <w:w w:val="115"/>
        </w:rPr>
        <w:t xml:space="preserve"> </w:t>
      </w:r>
      <w:r>
        <w:rPr>
          <w:w w:val="115"/>
        </w:rPr>
        <w:t xml:space="preserve">alter </w:t>
      </w:r>
      <w:r>
        <w:rPr>
          <w:w w:val="110"/>
        </w:rPr>
        <w:t>timing</w:t>
      </w:r>
      <w:r>
        <w:rPr>
          <w:spacing w:val="-9"/>
          <w:w w:val="110"/>
        </w:rPr>
        <w:t xml:space="preserve"> </w:t>
      </w:r>
      <w:r>
        <w:rPr>
          <w:w w:val="110"/>
        </w:rPr>
        <w:t>but</w:t>
      </w:r>
      <w:r>
        <w:rPr>
          <w:spacing w:val="-7"/>
          <w:w w:val="110"/>
        </w:rPr>
        <w:t xml:space="preserve"> </w:t>
      </w:r>
      <w:r>
        <w:rPr>
          <w:w w:val="110"/>
        </w:rPr>
        <w:t>not</w:t>
      </w:r>
      <w:r>
        <w:rPr>
          <w:spacing w:val="-7"/>
          <w:w w:val="110"/>
        </w:rPr>
        <w:t xml:space="preserve"> </w:t>
      </w:r>
      <w:r>
        <w:rPr>
          <w:w w:val="110"/>
        </w:rPr>
        <w:t>total</w:t>
      </w:r>
      <w:r>
        <w:rPr>
          <w:spacing w:val="-8"/>
          <w:w w:val="110"/>
        </w:rPr>
        <w:t xml:space="preserve"> </w:t>
      </w:r>
      <w:r>
        <w:rPr>
          <w:w w:val="110"/>
        </w:rPr>
        <w:t>growth</w:t>
      </w:r>
      <w:r>
        <w:rPr>
          <w:spacing w:val="-7"/>
          <w:w w:val="110"/>
        </w:rPr>
        <w:t xml:space="preserve"> </w:t>
      </w:r>
      <w:r>
        <w:rPr>
          <w:w w:val="110"/>
        </w:rPr>
        <w:t>of</w:t>
      </w:r>
      <w:r>
        <w:rPr>
          <w:spacing w:val="-8"/>
          <w:w w:val="110"/>
        </w:rPr>
        <w:t xml:space="preserve"> </w:t>
      </w:r>
      <w:r>
        <w:rPr>
          <w:w w:val="110"/>
        </w:rPr>
        <w:t>temperate</w:t>
      </w:r>
      <w:r>
        <w:rPr>
          <w:spacing w:val="-7"/>
          <w:w w:val="110"/>
        </w:rPr>
        <w:t xml:space="preserve"> </w:t>
      </w:r>
      <w:r>
        <w:rPr>
          <w:w w:val="110"/>
        </w:rPr>
        <w:t>deciduous</w:t>
      </w:r>
      <w:r>
        <w:rPr>
          <w:spacing w:val="-8"/>
          <w:w w:val="110"/>
        </w:rPr>
        <w:t xml:space="preserve"> </w:t>
      </w:r>
      <w:r>
        <w:rPr>
          <w:w w:val="110"/>
        </w:rPr>
        <w:t>trees.</w:t>
      </w:r>
      <w:r>
        <w:rPr>
          <w:spacing w:val="-7"/>
          <w:w w:val="110"/>
        </w:rPr>
        <w:t xml:space="preserve"> </w:t>
      </w:r>
      <w:r>
        <w:rPr>
          <w:i/>
          <w:w w:val="110"/>
        </w:rPr>
        <w:t>Nature</w:t>
      </w:r>
      <w:r>
        <w:rPr>
          <w:i/>
          <w:spacing w:val="2"/>
          <w:w w:val="110"/>
        </w:rPr>
        <w:t xml:space="preserve"> </w:t>
      </w:r>
      <w:r>
        <w:rPr>
          <w:b/>
          <w:w w:val="110"/>
        </w:rPr>
        <w:t>608</w:t>
      </w:r>
      <w:r>
        <w:rPr>
          <w:w w:val="110"/>
        </w:rPr>
        <w:t>,</w:t>
      </w:r>
      <w:r>
        <w:rPr>
          <w:spacing w:val="-7"/>
          <w:w w:val="110"/>
        </w:rPr>
        <w:t xml:space="preserve"> </w:t>
      </w:r>
      <w:r>
        <w:rPr>
          <w:w w:val="110"/>
        </w:rPr>
        <w:t>552–557.</w:t>
      </w:r>
    </w:p>
    <w:p w14:paraId="3E32B8A2" w14:textId="77777777" w:rsidR="00A43655" w:rsidRDefault="003254AF">
      <w:pPr>
        <w:pStyle w:val="BodyText"/>
        <w:spacing w:before="154" w:line="362" w:lineRule="auto"/>
        <w:ind w:left="362" w:right="139" w:hanging="219"/>
        <w:jc w:val="both"/>
      </w:pPr>
      <w:bookmarkStart w:id="55" w:name="_bookmark23"/>
      <w:bookmarkEnd w:id="55"/>
      <w:proofErr w:type="spellStart"/>
      <w:r>
        <w:rPr>
          <w:spacing w:val="-7"/>
          <w:w w:val="138"/>
        </w:rPr>
        <w:t>F</w:t>
      </w:r>
      <w:r>
        <w:rPr>
          <w:spacing w:val="11"/>
          <w:w w:val="98"/>
        </w:rPr>
        <w:t>ern</w:t>
      </w:r>
      <w:r>
        <w:rPr>
          <w:spacing w:val="-99"/>
          <w:w w:val="167"/>
        </w:rPr>
        <w:t>´</w:t>
      </w:r>
      <w:r>
        <w:rPr>
          <w:spacing w:val="11"/>
          <w:w w:val="101"/>
        </w:rPr>
        <w:t>a</w:t>
      </w:r>
      <w:r>
        <w:rPr>
          <w:spacing w:val="11"/>
          <w:w w:val="102"/>
        </w:rPr>
        <w:t>ndez-</w:t>
      </w:r>
      <w:r>
        <w:rPr>
          <w:w w:val="110"/>
        </w:rPr>
        <w:t>Mart´ınez</w:t>
      </w:r>
      <w:proofErr w:type="spellEnd"/>
      <w:r>
        <w:rPr>
          <w:w w:val="110"/>
        </w:rPr>
        <w:t xml:space="preserve">, M., Pearse, I., </w:t>
      </w:r>
      <w:proofErr w:type="spellStart"/>
      <w:r>
        <w:rPr>
          <w:w w:val="110"/>
        </w:rPr>
        <w:t>Sardans</w:t>
      </w:r>
      <w:proofErr w:type="spellEnd"/>
      <w:r>
        <w:rPr>
          <w:w w:val="110"/>
        </w:rPr>
        <w:t xml:space="preserve">, J., </w:t>
      </w:r>
      <w:proofErr w:type="spellStart"/>
      <w:r>
        <w:rPr>
          <w:w w:val="110"/>
        </w:rPr>
        <w:t>Sayol</w:t>
      </w:r>
      <w:proofErr w:type="spellEnd"/>
      <w:r>
        <w:rPr>
          <w:w w:val="110"/>
        </w:rPr>
        <w:t xml:space="preserve">, F., Koenig, W., LaMontagne, J.M., </w:t>
      </w:r>
      <w:proofErr w:type="spellStart"/>
      <w:r>
        <w:rPr>
          <w:w w:val="110"/>
        </w:rPr>
        <w:t>Bogdziewicz</w:t>
      </w:r>
      <w:proofErr w:type="spellEnd"/>
      <w:r>
        <w:rPr>
          <w:w w:val="110"/>
        </w:rPr>
        <w:t xml:space="preserve">, M., </w:t>
      </w:r>
      <w:proofErr w:type="spellStart"/>
      <w:r>
        <w:rPr>
          <w:w w:val="110"/>
        </w:rPr>
        <w:t>Collalti</w:t>
      </w:r>
      <w:proofErr w:type="spellEnd"/>
      <w:r>
        <w:rPr>
          <w:w w:val="110"/>
        </w:rPr>
        <w:t xml:space="preserve">, A., Hacket-Pain, A., Vacchiano, G. </w:t>
      </w:r>
      <w:r>
        <w:rPr>
          <w:i/>
          <w:w w:val="110"/>
        </w:rPr>
        <w:t xml:space="preserve">et al. </w:t>
      </w:r>
      <w:r>
        <w:rPr>
          <w:w w:val="110"/>
        </w:rPr>
        <w:t>(2019) Nutrient scarcity as</w:t>
      </w:r>
      <w:r>
        <w:rPr>
          <w:spacing w:val="-8"/>
          <w:w w:val="110"/>
        </w:rPr>
        <w:t xml:space="preserve"> </w:t>
      </w:r>
      <w:r>
        <w:rPr>
          <w:w w:val="110"/>
        </w:rPr>
        <w:t>a</w:t>
      </w:r>
      <w:r>
        <w:rPr>
          <w:spacing w:val="-7"/>
          <w:w w:val="110"/>
        </w:rPr>
        <w:t xml:space="preserve"> </w:t>
      </w:r>
      <w:r>
        <w:rPr>
          <w:w w:val="110"/>
        </w:rPr>
        <w:t>selective</w:t>
      </w:r>
      <w:r>
        <w:rPr>
          <w:spacing w:val="-8"/>
          <w:w w:val="110"/>
        </w:rPr>
        <w:t xml:space="preserve"> </w:t>
      </w:r>
      <w:r>
        <w:rPr>
          <w:w w:val="110"/>
        </w:rPr>
        <w:t>pressure</w:t>
      </w:r>
      <w:r>
        <w:rPr>
          <w:spacing w:val="-7"/>
          <w:w w:val="110"/>
        </w:rPr>
        <w:t xml:space="preserve"> </w:t>
      </w:r>
      <w:r>
        <w:rPr>
          <w:w w:val="110"/>
        </w:rPr>
        <w:t>for</w:t>
      </w:r>
      <w:r>
        <w:rPr>
          <w:spacing w:val="-8"/>
          <w:w w:val="110"/>
        </w:rPr>
        <w:t xml:space="preserve"> </w:t>
      </w:r>
      <w:r>
        <w:rPr>
          <w:w w:val="110"/>
        </w:rPr>
        <w:t>mast</w:t>
      </w:r>
      <w:r>
        <w:rPr>
          <w:spacing w:val="-7"/>
          <w:w w:val="110"/>
        </w:rPr>
        <w:t xml:space="preserve"> </w:t>
      </w:r>
      <w:r>
        <w:rPr>
          <w:w w:val="110"/>
        </w:rPr>
        <w:t>seeding.</w:t>
      </w:r>
      <w:r>
        <w:rPr>
          <w:spacing w:val="-8"/>
          <w:w w:val="110"/>
        </w:rPr>
        <w:t xml:space="preserve"> </w:t>
      </w:r>
      <w:r>
        <w:rPr>
          <w:i/>
          <w:w w:val="110"/>
        </w:rPr>
        <w:t>Nature</w:t>
      </w:r>
      <w:r>
        <w:rPr>
          <w:i/>
          <w:spacing w:val="-5"/>
          <w:w w:val="110"/>
        </w:rPr>
        <w:t xml:space="preserve"> </w:t>
      </w:r>
      <w:r>
        <w:rPr>
          <w:i/>
          <w:w w:val="110"/>
        </w:rPr>
        <w:t>Plants</w:t>
      </w:r>
      <w:r>
        <w:rPr>
          <w:i/>
          <w:spacing w:val="3"/>
          <w:w w:val="110"/>
        </w:rPr>
        <w:t xml:space="preserve"> </w:t>
      </w:r>
      <w:r>
        <w:rPr>
          <w:b/>
          <w:w w:val="110"/>
        </w:rPr>
        <w:t>5</w:t>
      </w:r>
      <w:r>
        <w:rPr>
          <w:w w:val="110"/>
        </w:rPr>
        <w:t>,</w:t>
      </w:r>
      <w:r>
        <w:rPr>
          <w:spacing w:val="-7"/>
          <w:w w:val="110"/>
        </w:rPr>
        <w:t xml:space="preserve"> </w:t>
      </w:r>
      <w:r>
        <w:rPr>
          <w:w w:val="110"/>
        </w:rPr>
        <w:t>1222–1228.</w:t>
      </w:r>
    </w:p>
    <w:p w14:paraId="3AE1E968" w14:textId="77777777" w:rsidR="00A43655" w:rsidRDefault="003254AF">
      <w:pPr>
        <w:pStyle w:val="BodyText"/>
        <w:spacing w:before="154" w:line="362" w:lineRule="auto"/>
        <w:ind w:left="362" w:right="139" w:hanging="219"/>
        <w:jc w:val="both"/>
      </w:pPr>
      <w:bookmarkStart w:id="56" w:name="_bookmark24"/>
      <w:bookmarkEnd w:id="56"/>
      <w:proofErr w:type="spellStart"/>
      <w:r>
        <w:rPr>
          <w:w w:val="105"/>
        </w:rPr>
        <w:t>Finzi</w:t>
      </w:r>
      <w:proofErr w:type="spellEnd"/>
      <w:r>
        <w:rPr>
          <w:w w:val="105"/>
        </w:rPr>
        <w:t>,</w:t>
      </w:r>
      <w:r>
        <w:rPr>
          <w:spacing w:val="40"/>
          <w:w w:val="105"/>
        </w:rPr>
        <w:t xml:space="preserve"> </w:t>
      </w:r>
      <w:r>
        <w:rPr>
          <w:w w:val="105"/>
        </w:rPr>
        <w:t>A.C.,</w:t>
      </w:r>
      <w:r>
        <w:rPr>
          <w:spacing w:val="40"/>
          <w:w w:val="105"/>
        </w:rPr>
        <w:t xml:space="preserve"> </w:t>
      </w:r>
      <w:r>
        <w:rPr>
          <w:w w:val="105"/>
        </w:rPr>
        <w:t>Giasson,</w:t>
      </w:r>
      <w:r>
        <w:rPr>
          <w:spacing w:val="40"/>
          <w:w w:val="105"/>
        </w:rPr>
        <w:t xml:space="preserve"> </w:t>
      </w:r>
      <w:r>
        <w:rPr>
          <w:w w:val="105"/>
        </w:rPr>
        <w:t>M.A.,</w:t>
      </w:r>
      <w:r>
        <w:rPr>
          <w:spacing w:val="40"/>
          <w:w w:val="105"/>
        </w:rPr>
        <w:t xml:space="preserve"> </w:t>
      </w:r>
      <w:r>
        <w:rPr>
          <w:w w:val="105"/>
        </w:rPr>
        <w:t>Barker</w:t>
      </w:r>
      <w:r>
        <w:rPr>
          <w:spacing w:val="40"/>
          <w:w w:val="105"/>
        </w:rPr>
        <w:t xml:space="preserve"> </w:t>
      </w:r>
      <w:r>
        <w:rPr>
          <w:w w:val="105"/>
        </w:rPr>
        <w:t>Plotkin,</w:t>
      </w:r>
      <w:r>
        <w:rPr>
          <w:spacing w:val="40"/>
          <w:w w:val="105"/>
        </w:rPr>
        <w:t xml:space="preserve"> </w:t>
      </w:r>
      <w:r>
        <w:rPr>
          <w:w w:val="105"/>
        </w:rPr>
        <w:t>A.A.,</w:t>
      </w:r>
      <w:r>
        <w:rPr>
          <w:spacing w:val="40"/>
          <w:w w:val="105"/>
        </w:rPr>
        <w:t xml:space="preserve"> </w:t>
      </w:r>
      <w:r>
        <w:rPr>
          <w:w w:val="105"/>
        </w:rPr>
        <w:t>Aber,</w:t>
      </w:r>
      <w:r>
        <w:rPr>
          <w:spacing w:val="40"/>
          <w:w w:val="105"/>
        </w:rPr>
        <w:t xml:space="preserve"> </w:t>
      </w:r>
      <w:r>
        <w:rPr>
          <w:w w:val="105"/>
        </w:rPr>
        <w:t>J.D.,</w:t>
      </w:r>
      <w:r>
        <w:rPr>
          <w:spacing w:val="40"/>
          <w:w w:val="105"/>
        </w:rPr>
        <w:t xml:space="preserve"> </w:t>
      </w:r>
      <w:r>
        <w:rPr>
          <w:w w:val="105"/>
        </w:rPr>
        <w:t>Boose,</w:t>
      </w:r>
      <w:r>
        <w:rPr>
          <w:spacing w:val="40"/>
          <w:w w:val="105"/>
        </w:rPr>
        <w:t xml:space="preserve"> </w:t>
      </w:r>
      <w:r>
        <w:rPr>
          <w:w w:val="105"/>
        </w:rPr>
        <w:t>E.R.,</w:t>
      </w:r>
      <w:r>
        <w:rPr>
          <w:spacing w:val="40"/>
          <w:w w:val="105"/>
        </w:rPr>
        <w:t xml:space="preserve"> </w:t>
      </w:r>
      <w:r>
        <w:rPr>
          <w:w w:val="105"/>
        </w:rPr>
        <w:t>Davidson,</w:t>
      </w:r>
      <w:r>
        <w:rPr>
          <w:spacing w:val="40"/>
          <w:w w:val="105"/>
        </w:rPr>
        <w:t xml:space="preserve"> </w:t>
      </w:r>
      <w:r>
        <w:rPr>
          <w:w w:val="105"/>
        </w:rPr>
        <w:t>E.A.,</w:t>
      </w:r>
      <w:r>
        <w:rPr>
          <w:spacing w:val="80"/>
          <w:w w:val="105"/>
        </w:rPr>
        <w:t xml:space="preserve"> </w:t>
      </w:r>
      <w:r>
        <w:rPr>
          <w:w w:val="105"/>
        </w:rPr>
        <w:t>Dietze,</w:t>
      </w:r>
      <w:r>
        <w:rPr>
          <w:spacing w:val="40"/>
          <w:w w:val="105"/>
        </w:rPr>
        <w:t xml:space="preserve"> </w:t>
      </w:r>
      <w:r>
        <w:rPr>
          <w:w w:val="105"/>
        </w:rPr>
        <w:t>M.C.,</w:t>
      </w:r>
      <w:r>
        <w:rPr>
          <w:spacing w:val="40"/>
          <w:w w:val="105"/>
        </w:rPr>
        <w:t xml:space="preserve"> </w:t>
      </w:r>
      <w:r>
        <w:rPr>
          <w:w w:val="105"/>
        </w:rPr>
        <w:t>Ellison,</w:t>
      </w:r>
      <w:r>
        <w:rPr>
          <w:spacing w:val="40"/>
          <w:w w:val="105"/>
        </w:rPr>
        <w:t xml:space="preserve"> </w:t>
      </w:r>
      <w:r>
        <w:rPr>
          <w:w w:val="105"/>
        </w:rPr>
        <w:t>A.M.,</w:t>
      </w:r>
      <w:r>
        <w:rPr>
          <w:spacing w:val="40"/>
          <w:w w:val="105"/>
        </w:rPr>
        <w:t xml:space="preserve"> </w:t>
      </w:r>
      <w:r>
        <w:rPr>
          <w:w w:val="105"/>
        </w:rPr>
        <w:t>Frey,</w:t>
      </w:r>
      <w:r>
        <w:rPr>
          <w:spacing w:val="40"/>
          <w:w w:val="105"/>
        </w:rPr>
        <w:t xml:space="preserve"> </w:t>
      </w:r>
      <w:r>
        <w:rPr>
          <w:w w:val="105"/>
        </w:rPr>
        <w:t>S.D.,</w:t>
      </w:r>
      <w:r>
        <w:rPr>
          <w:spacing w:val="40"/>
          <w:w w:val="105"/>
        </w:rPr>
        <w:t xml:space="preserve"> </w:t>
      </w:r>
      <w:r>
        <w:rPr>
          <w:w w:val="105"/>
        </w:rPr>
        <w:t>Goldman,</w:t>
      </w:r>
      <w:r>
        <w:rPr>
          <w:spacing w:val="40"/>
          <w:w w:val="105"/>
        </w:rPr>
        <w:t xml:space="preserve"> </w:t>
      </w:r>
      <w:r>
        <w:rPr>
          <w:w w:val="105"/>
        </w:rPr>
        <w:t>E.</w:t>
      </w:r>
      <w:r>
        <w:rPr>
          <w:spacing w:val="40"/>
          <w:w w:val="105"/>
        </w:rPr>
        <w:t xml:space="preserve"> </w:t>
      </w:r>
      <w:r>
        <w:rPr>
          <w:i/>
          <w:w w:val="105"/>
        </w:rPr>
        <w:t>et</w:t>
      </w:r>
      <w:r>
        <w:rPr>
          <w:i/>
          <w:spacing w:val="40"/>
          <w:w w:val="105"/>
        </w:rPr>
        <w:t xml:space="preserve"> </w:t>
      </w:r>
      <w:r>
        <w:rPr>
          <w:i/>
          <w:w w:val="105"/>
        </w:rPr>
        <w:t>al.</w:t>
      </w:r>
      <w:r>
        <w:rPr>
          <w:i/>
          <w:spacing w:val="40"/>
          <w:w w:val="105"/>
        </w:rPr>
        <w:t xml:space="preserve"> </w:t>
      </w:r>
      <w:r>
        <w:rPr>
          <w:w w:val="105"/>
        </w:rPr>
        <w:t>(2020)</w:t>
      </w:r>
      <w:r>
        <w:rPr>
          <w:spacing w:val="40"/>
          <w:w w:val="105"/>
        </w:rPr>
        <w:t xml:space="preserve"> </w:t>
      </w:r>
      <w:r>
        <w:rPr>
          <w:w w:val="105"/>
        </w:rPr>
        <w:t>Carbon</w:t>
      </w:r>
      <w:r>
        <w:rPr>
          <w:spacing w:val="40"/>
          <w:w w:val="105"/>
        </w:rPr>
        <w:t xml:space="preserve"> </w:t>
      </w:r>
      <w:r>
        <w:rPr>
          <w:w w:val="105"/>
        </w:rPr>
        <w:t>budget</w:t>
      </w:r>
      <w:r>
        <w:rPr>
          <w:spacing w:val="40"/>
          <w:w w:val="105"/>
        </w:rPr>
        <w:t xml:space="preserve"> </w:t>
      </w:r>
      <w:r>
        <w:rPr>
          <w:w w:val="105"/>
        </w:rPr>
        <w:t>of</w:t>
      </w:r>
      <w:r>
        <w:rPr>
          <w:spacing w:val="40"/>
          <w:w w:val="105"/>
        </w:rPr>
        <w:t xml:space="preserve"> </w:t>
      </w:r>
      <w:r>
        <w:rPr>
          <w:w w:val="105"/>
        </w:rPr>
        <w:t xml:space="preserve">the </w:t>
      </w:r>
      <w:proofErr w:type="spellStart"/>
      <w:r>
        <w:rPr>
          <w:w w:val="105"/>
        </w:rPr>
        <w:t>harvard</w:t>
      </w:r>
      <w:proofErr w:type="spellEnd"/>
      <w:r>
        <w:rPr>
          <w:w w:val="105"/>
        </w:rPr>
        <w:t xml:space="preserve"> forest long-term ecological research site:</w:t>
      </w:r>
      <w:r>
        <w:rPr>
          <w:spacing w:val="40"/>
          <w:w w:val="105"/>
        </w:rPr>
        <w:t xml:space="preserve"> </w:t>
      </w:r>
      <w:r>
        <w:rPr>
          <w:w w:val="105"/>
        </w:rPr>
        <w:t xml:space="preserve">pattern, process, and response to global change. </w:t>
      </w:r>
      <w:r>
        <w:rPr>
          <w:i/>
          <w:w w:val="105"/>
        </w:rPr>
        <w:t>Ecological Monographs</w:t>
      </w:r>
      <w:r>
        <w:rPr>
          <w:i/>
          <w:spacing w:val="40"/>
          <w:w w:val="105"/>
        </w:rPr>
        <w:t xml:space="preserve"> </w:t>
      </w:r>
      <w:r>
        <w:rPr>
          <w:b/>
          <w:w w:val="105"/>
        </w:rPr>
        <w:t>90</w:t>
      </w:r>
      <w:r>
        <w:rPr>
          <w:w w:val="105"/>
        </w:rPr>
        <w:t>, e01423.</w:t>
      </w:r>
    </w:p>
    <w:p w14:paraId="07C40A5C" w14:textId="77777777" w:rsidR="00A43655" w:rsidRDefault="003254AF">
      <w:pPr>
        <w:pStyle w:val="BodyText"/>
        <w:spacing w:before="155" w:line="362" w:lineRule="auto"/>
        <w:ind w:left="362" w:right="139" w:hanging="219"/>
        <w:jc w:val="both"/>
      </w:pPr>
      <w:bookmarkStart w:id="57" w:name="_bookmark25"/>
      <w:bookmarkEnd w:id="57"/>
      <w:proofErr w:type="spellStart"/>
      <w:r>
        <w:rPr>
          <w:w w:val="110"/>
        </w:rPr>
        <w:t>Friedlingstein</w:t>
      </w:r>
      <w:proofErr w:type="spellEnd"/>
      <w:r>
        <w:rPr>
          <w:w w:val="110"/>
        </w:rPr>
        <w:t>,</w:t>
      </w:r>
      <w:r>
        <w:rPr>
          <w:spacing w:val="-4"/>
          <w:w w:val="110"/>
        </w:rPr>
        <w:t xml:space="preserve"> </w:t>
      </w:r>
      <w:r>
        <w:rPr>
          <w:w w:val="110"/>
        </w:rPr>
        <w:t>P.,</w:t>
      </w:r>
      <w:r>
        <w:rPr>
          <w:spacing w:val="-4"/>
          <w:w w:val="110"/>
        </w:rPr>
        <w:t xml:space="preserve"> </w:t>
      </w:r>
      <w:proofErr w:type="spellStart"/>
      <w:r>
        <w:rPr>
          <w:w w:val="110"/>
        </w:rPr>
        <w:t>O’sullivan</w:t>
      </w:r>
      <w:proofErr w:type="spellEnd"/>
      <w:r>
        <w:rPr>
          <w:w w:val="110"/>
        </w:rPr>
        <w:t>,</w:t>
      </w:r>
      <w:r>
        <w:rPr>
          <w:spacing w:val="-4"/>
          <w:w w:val="110"/>
        </w:rPr>
        <w:t xml:space="preserve"> </w:t>
      </w:r>
      <w:r>
        <w:rPr>
          <w:w w:val="110"/>
        </w:rPr>
        <w:t>M.,</w:t>
      </w:r>
      <w:r>
        <w:rPr>
          <w:spacing w:val="-4"/>
          <w:w w:val="110"/>
        </w:rPr>
        <w:t xml:space="preserve"> </w:t>
      </w:r>
      <w:r>
        <w:rPr>
          <w:w w:val="110"/>
        </w:rPr>
        <w:t>Jones,</w:t>
      </w:r>
      <w:r>
        <w:rPr>
          <w:spacing w:val="-4"/>
          <w:w w:val="110"/>
        </w:rPr>
        <w:t xml:space="preserve"> </w:t>
      </w:r>
      <w:r>
        <w:rPr>
          <w:w w:val="110"/>
        </w:rPr>
        <w:t>M.W.,</w:t>
      </w:r>
      <w:r>
        <w:rPr>
          <w:spacing w:val="-4"/>
          <w:w w:val="110"/>
        </w:rPr>
        <w:t xml:space="preserve"> </w:t>
      </w:r>
      <w:r>
        <w:rPr>
          <w:w w:val="110"/>
        </w:rPr>
        <w:t>Andrew,</w:t>
      </w:r>
      <w:r>
        <w:rPr>
          <w:spacing w:val="-4"/>
          <w:w w:val="110"/>
        </w:rPr>
        <w:t xml:space="preserve"> </w:t>
      </w:r>
      <w:r>
        <w:rPr>
          <w:w w:val="110"/>
        </w:rPr>
        <w:t>R.M.,</w:t>
      </w:r>
      <w:r>
        <w:rPr>
          <w:spacing w:val="-4"/>
          <w:w w:val="110"/>
        </w:rPr>
        <w:t xml:space="preserve"> </w:t>
      </w:r>
      <w:r>
        <w:rPr>
          <w:w w:val="110"/>
        </w:rPr>
        <w:t>Gregor,</w:t>
      </w:r>
      <w:r>
        <w:rPr>
          <w:spacing w:val="-4"/>
          <w:w w:val="110"/>
        </w:rPr>
        <w:t xml:space="preserve"> </w:t>
      </w:r>
      <w:r>
        <w:rPr>
          <w:w w:val="110"/>
        </w:rPr>
        <w:t>L.,</w:t>
      </w:r>
      <w:r>
        <w:rPr>
          <w:spacing w:val="-4"/>
          <w:w w:val="110"/>
        </w:rPr>
        <w:t xml:space="preserve"> </w:t>
      </w:r>
      <w:r>
        <w:rPr>
          <w:w w:val="110"/>
        </w:rPr>
        <w:t>Hauck,</w:t>
      </w:r>
      <w:r>
        <w:rPr>
          <w:spacing w:val="-4"/>
          <w:w w:val="110"/>
        </w:rPr>
        <w:t xml:space="preserve"> </w:t>
      </w:r>
      <w:r>
        <w:rPr>
          <w:w w:val="110"/>
        </w:rPr>
        <w:t>J.,</w:t>
      </w:r>
      <w:r>
        <w:rPr>
          <w:spacing w:val="-4"/>
          <w:w w:val="110"/>
        </w:rPr>
        <w:t xml:space="preserve"> </w:t>
      </w:r>
      <w:r>
        <w:rPr>
          <w:w w:val="110"/>
        </w:rPr>
        <w:t>Le</w:t>
      </w:r>
      <w:r>
        <w:rPr>
          <w:spacing w:val="-6"/>
          <w:w w:val="110"/>
        </w:rPr>
        <w:t xml:space="preserve"> </w:t>
      </w:r>
      <w:proofErr w:type="spellStart"/>
      <w:r>
        <w:rPr>
          <w:spacing w:val="27"/>
        </w:rPr>
        <w:t>Q</w:t>
      </w:r>
      <w:r>
        <w:rPr>
          <w:spacing w:val="21"/>
        </w:rPr>
        <w:t>u</w:t>
      </w:r>
      <w:r>
        <w:rPr>
          <w:spacing w:val="-76"/>
          <w:w w:val="159"/>
        </w:rPr>
        <w:t>´</w:t>
      </w:r>
      <w:r>
        <w:rPr>
          <w:spacing w:val="27"/>
          <w:w w:val="78"/>
        </w:rPr>
        <w:t>e</w:t>
      </w:r>
      <w:r>
        <w:rPr>
          <w:spacing w:val="21"/>
          <w:w w:val="101"/>
        </w:rPr>
        <w:t>r</w:t>
      </w:r>
      <w:r>
        <w:rPr>
          <w:spacing w:val="-76"/>
          <w:w w:val="159"/>
        </w:rPr>
        <w:t>´</w:t>
      </w:r>
      <w:r>
        <w:rPr>
          <w:spacing w:val="27"/>
          <w:w w:val="78"/>
        </w:rPr>
        <w:t>e</w:t>
      </w:r>
      <w:proofErr w:type="spellEnd"/>
      <w:r>
        <w:rPr>
          <w:spacing w:val="27"/>
        </w:rPr>
        <w:t>,</w:t>
      </w:r>
      <w:r>
        <w:rPr>
          <w:spacing w:val="-1"/>
          <w:w w:val="109"/>
        </w:rPr>
        <w:t xml:space="preserve"> </w:t>
      </w:r>
      <w:r>
        <w:rPr>
          <w:w w:val="110"/>
        </w:rPr>
        <w:t>C.,</w:t>
      </w:r>
      <w:r>
        <w:rPr>
          <w:spacing w:val="-4"/>
          <w:w w:val="110"/>
        </w:rPr>
        <w:t xml:space="preserve"> </w:t>
      </w:r>
      <w:proofErr w:type="spellStart"/>
      <w:r>
        <w:rPr>
          <w:w w:val="110"/>
        </w:rPr>
        <w:t>Luijkx</w:t>
      </w:r>
      <w:proofErr w:type="spellEnd"/>
      <w:r>
        <w:rPr>
          <w:w w:val="110"/>
        </w:rPr>
        <w:t>,</w:t>
      </w:r>
      <w:r>
        <w:rPr>
          <w:spacing w:val="-3"/>
          <w:w w:val="110"/>
        </w:rPr>
        <w:t xml:space="preserve"> </w:t>
      </w:r>
      <w:r>
        <w:rPr>
          <w:w w:val="110"/>
        </w:rPr>
        <w:t>I.T.,</w:t>
      </w:r>
      <w:r>
        <w:rPr>
          <w:spacing w:val="-4"/>
          <w:w w:val="110"/>
        </w:rPr>
        <w:t xml:space="preserve"> </w:t>
      </w:r>
      <w:r>
        <w:rPr>
          <w:w w:val="110"/>
        </w:rPr>
        <w:t>Olsen,</w:t>
      </w:r>
      <w:r>
        <w:rPr>
          <w:spacing w:val="-4"/>
          <w:w w:val="110"/>
        </w:rPr>
        <w:t xml:space="preserve"> </w:t>
      </w:r>
      <w:r>
        <w:rPr>
          <w:w w:val="110"/>
        </w:rPr>
        <w:t>A.,</w:t>
      </w:r>
      <w:r>
        <w:rPr>
          <w:spacing w:val="-3"/>
          <w:w w:val="110"/>
        </w:rPr>
        <w:t xml:space="preserve"> </w:t>
      </w:r>
      <w:r>
        <w:rPr>
          <w:w w:val="110"/>
        </w:rPr>
        <w:t>Peters,</w:t>
      </w:r>
      <w:r>
        <w:rPr>
          <w:spacing w:val="-4"/>
          <w:w w:val="110"/>
        </w:rPr>
        <w:t xml:space="preserve"> </w:t>
      </w:r>
      <w:r>
        <w:rPr>
          <w:w w:val="110"/>
        </w:rPr>
        <w:t>G.P.</w:t>
      </w:r>
      <w:r>
        <w:rPr>
          <w:spacing w:val="-8"/>
          <w:w w:val="110"/>
        </w:rPr>
        <w:t xml:space="preserve"> </w:t>
      </w:r>
      <w:r>
        <w:rPr>
          <w:i/>
          <w:w w:val="110"/>
        </w:rPr>
        <w:t>et</w:t>
      </w:r>
      <w:r>
        <w:rPr>
          <w:i/>
          <w:spacing w:val="-1"/>
          <w:w w:val="110"/>
        </w:rPr>
        <w:t xml:space="preserve"> </w:t>
      </w:r>
      <w:r>
        <w:rPr>
          <w:i/>
          <w:w w:val="110"/>
        </w:rPr>
        <w:t>al.</w:t>
      </w:r>
      <w:r>
        <w:rPr>
          <w:i/>
          <w:spacing w:val="-7"/>
          <w:w w:val="110"/>
        </w:rPr>
        <w:t xml:space="preserve"> </w:t>
      </w:r>
      <w:r>
        <w:rPr>
          <w:w w:val="110"/>
        </w:rPr>
        <w:t>(2022)</w:t>
      </w:r>
      <w:r>
        <w:rPr>
          <w:spacing w:val="-7"/>
          <w:w w:val="110"/>
        </w:rPr>
        <w:t xml:space="preserve"> </w:t>
      </w:r>
      <w:r>
        <w:rPr>
          <w:w w:val="110"/>
        </w:rPr>
        <w:t>Global</w:t>
      </w:r>
      <w:r>
        <w:rPr>
          <w:spacing w:val="-7"/>
          <w:w w:val="110"/>
        </w:rPr>
        <w:t xml:space="preserve"> </w:t>
      </w:r>
      <w:r>
        <w:rPr>
          <w:w w:val="110"/>
        </w:rPr>
        <w:t>carbon</w:t>
      </w:r>
      <w:r>
        <w:rPr>
          <w:spacing w:val="-7"/>
          <w:w w:val="110"/>
        </w:rPr>
        <w:t xml:space="preserve"> </w:t>
      </w:r>
      <w:r>
        <w:rPr>
          <w:w w:val="110"/>
        </w:rPr>
        <w:t>budget</w:t>
      </w:r>
      <w:r>
        <w:rPr>
          <w:spacing w:val="-7"/>
          <w:w w:val="110"/>
        </w:rPr>
        <w:t xml:space="preserve"> </w:t>
      </w:r>
      <w:r>
        <w:rPr>
          <w:w w:val="110"/>
        </w:rPr>
        <w:t>2022.</w:t>
      </w:r>
      <w:r>
        <w:rPr>
          <w:spacing w:val="-10"/>
          <w:w w:val="110"/>
        </w:rPr>
        <w:t xml:space="preserve"> </w:t>
      </w:r>
      <w:r>
        <w:rPr>
          <w:i/>
          <w:w w:val="110"/>
        </w:rPr>
        <w:t>Earth</w:t>
      </w:r>
      <w:r>
        <w:rPr>
          <w:i/>
          <w:spacing w:val="-1"/>
          <w:w w:val="110"/>
        </w:rPr>
        <w:t xml:space="preserve"> </w:t>
      </w:r>
      <w:r>
        <w:rPr>
          <w:i/>
          <w:w w:val="110"/>
        </w:rPr>
        <w:t>System Science Data</w:t>
      </w:r>
      <w:r>
        <w:rPr>
          <w:i/>
          <w:spacing w:val="36"/>
          <w:w w:val="110"/>
        </w:rPr>
        <w:t xml:space="preserve"> </w:t>
      </w:r>
      <w:r>
        <w:rPr>
          <w:b/>
          <w:w w:val="110"/>
        </w:rPr>
        <w:t>14</w:t>
      </w:r>
      <w:r>
        <w:rPr>
          <w:w w:val="110"/>
        </w:rPr>
        <w:t>, 4811–4900.</w:t>
      </w:r>
    </w:p>
    <w:p w14:paraId="06CE1B28"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2BF475B2" w14:textId="77777777" w:rsidR="00A43655" w:rsidRDefault="003254AF">
      <w:pPr>
        <w:pStyle w:val="BodyText"/>
        <w:spacing w:before="29" w:line="362" w:lineRule="auto"/>
        <w:ind w:left="362" w:right="139" w:hanging="219"/>
        <w:jc w:val="both"/>
      </w:pPr>
      <w:bookmarkStart w:id="58" w:name="_bookmark26"/>
      <w:bookmarkEnd w:id="58"/>
      <w:r>
        <w:rPr>
          <w:w w:val="105"/>
        </w:rPr>
        <w:lastRenderedPageBreak/>
        <w:t xml:space="preserve">Gallagher, M.K. &amp; Campbell, D.R. (2017) Shifts in water availability mediate plant–pollinator interactions. </w:t>
      </w:r>
      <w:r>
        <w:rPr>
          <w:i/>
          <w:w w:val="105"/>
        </w:rPr>
        <w:t>New Phytologist</w:t>
      </w:r>
      <w:r>
        <w:rPr>
          <w:i/>
          <w:spacing w:val="40"/>
          <w:w w:val="105"/>
        </w:rPr>
        <w:t xml:space="preserve"> </w:t>
      </w:r>
      <w:r>
        <w:rPr>
          <w:b/>
          <w:w w:val="105"/>
        </w:rPr>
        <w:t>215</w:t>
      </w:r>
      <w:r>
        <w:rPr>
          <w:w w:val="105"/>
        </w:rPr>
        <w:t>, 792–802.</w:t>
      </w:r>
    </w:p>
    <w:p w14:paraId="5C53EEED" w14:textId="77777777" w:rsidR="00A43655" w:rsidRDefault="003254AF">
      <w:pPr>
        <w:pStyle w:val="BodyText"/>
        <w:spacing w:before="179" w:line="362" w:lineRule="auto"/>
        <w:ind w:left="362" w:right="142" w:hanging="219"/>
        <w:jc w:val="both"/>
      </w:pPr>
      <w:bookmarkStart w:id="59" w:name="_bookmark27"/>
      <w:bookmarkEnd w:id="59"/>
      <w:r>
        <w:rPr>
          <w:w w:val="115"/>
        </w:rPr>
        <w:t xml:space="preserve">Green, J.K. &amp; Keenan, T.F. (2022) The limits of forest carbon sequestration. </w:t>
      </w:r>
      <w:r>
        <w:rPr>
          <w:i/>
          <w:w w:val="115"/>
        </w:rPr>
        <w:t xml:space="preserve">Science </w:t>
      </w:r>
      <w:r>
        <w:rPr>
          <w:b/>
          <w:w w:val="115"/>
        </w:rPr>
        <w:t>376</w:t>
      </w:r>
      <w:r>
        <w:rPr>
          <w:w w:val="115"/>
        </w:rPr>
        <w:t xml:space="preserve">, </w:t>
      </w:r>
      <w:r>
        <w:rPr>
          <w:spacing w:val="-2"/>
          <w:w w:val="115"/>
        </w:rPr>
        <w:t>692–693.</w:t>
      </w:r>
    </w:p>
    <w:p w14:paraId="1B01DBF5" w14:textId="77777777" w:rsidR="00A43655" w:rsidRDefault="003254AF">
      <w:pPr>
        <w:pStyle w:val="BodyText"/>
        <w:spacing w:before="178" w:line="362" w:lineRule="auto"/>
        <w:ind w:left="362" w:right="141" w:hanging="219"/>
        <w:jc w:val="both"/>
      </w:pPr>
      <w:bookmarkStart w:id="60" w:name="_bookmark28"/>
      <w:bookmarkEnd w:id="60"/>
      <w:r>
        <w:rPr>
          <w:w w:val="105"/>
        </w:rPr>
        <w:t xml:space="preserve">Grime, J.P. (1977) Evidence for the existence of three primary strategies in plants and its relevance to ecological and evolutionary theory. </w:t>
      </w:r>
      <w:r>
        <w:rPr>
          <w:i/>
          <w:w w:val="105"/>
        </w:rPr>
        <w:t xml:space="preserve">The </w:t>
      </w:r>
      <w:proofErr w:type="spellStart"/>
      <w:r>
        <w:rPr>
          <w:i/>
          <w:w w:val="105"/>
        </w:rPr>
        <w:t>american</w:t>
      </w:r>
      <w:proofErr w:type="spellEnd"/>
      <w:r>
        <w:rPr>
          <w:i/>
          <w:w w:val="105"/>
        </w:rPr>
        <w:t xml:space="preserve"> naturalist</w:t>
      </w:r>
      <w:r>
        <w:rPr>
          <w:i/>
          <w:spacing w:val="40"/>
          <w:w w:val="105"/>
        </w:rPr>
        <w:t xml:space="preserve"> </w:t>
      </w:r>
      <w:r>
        <w:rPr>
          <w:b/>
          <w:w w:val="105"/>
        </w:rPr>
        <w:t>111</w:t>
      </w:r>
      <w:r>
        <w:rPr>
          <w:w w:val="105"/>
        </w:rPr>
        <w:t>, 1169–1194.</w:t>
      </w:r>
    </w:p>
    <w:p w14:paraId="31600206" w14:textId="77777777" w:rsidR="00A43655" w:rsidRDefault="003254AF">
      <w:pPr>
        <w:spacing w:before="179" w:line="362" w:lineRule="auto"/>
        <w:ind w:left="362" w:right="139" w:hanging="219"/>
        <w:jc w:val="both"/>
      </w:pPr>
      <w:bookmarkStart w:id="61" w:name="_bookmark29"/>
      <w:bookmarkEnd w:id="61"/>
      <w:r>
        <w:rPr>
          <w:w w:val="105"/>
        </w:rPr>
        <w:t>Hacket-Pain,</w:t>
      </w:r>
      <w:r>
        <w:rPr>
          <w:spacing w:val="40"/>
          <w:w w:val="105"/>
        </w:rPr>
        <w:t xml:space="preserve"> </w:t>
      </w:r>
      <w:r>
        <w:rPr>
          <w:w w:val="105"/>
        </w:rPr>
        <w:t>A.</w:t>
      </w:r>
      <w:r>
        <w:rPr>
          <w:spacing w:val="40"/>
          <w:w w:val="105"/>
        </w:rPr>
        <w:t xml:space="preserve"> </w:t>
      </w:r>
      <w:r>
        <w:rPr>
          <w:w w:val="105"/>
        </w:rPr>
        <w:t>&amp;</w:t>
      </w:r>
      <w:r>
        <w:rPr>
          <w:spacing w:val="40"/>
          <w:w w:val="105"/>
        </w:rPr>
        <w:t xml:space="preserve"> </w:t>
      </w:r>
      <w:proofErr w:type="spellStart"/>
      <w:r>
        <w:rPr>
          <w:w w:val="105"/>
        </w:rPr>
        <w:t>Bogdziewicz</w:t>
      </w:r>
      <w:proofErr w:type="spellEnd"/>
      <w:r>
        <w:rPr>
          <w:w w:val="105"/>
        </w:rPr>
        <w:t>,</w:t>
      </w:r>
      <w:r>
        <w:rPr>
          <w:spacing w:val="40"/>
          <w:w w:val="105"/>
        </w:rPr>
        <w:t xml:space="preserve"> </w:t>
      </w:r>
      <w:r>
        <w:rPr>
          <w:w w:val="105"/>
        </w:rPr>
        <w:t>M.</w:t>
      </w:r>
      <w:r>
        <w:rPr>
          <w:spacing w:val="40"/>
          <w:w w:val="105"/>
        </w:rPr>
        <w:t xml:space="preserve"> </w:t>
      </w:r>
      <w:r>
        <w:rPr>
          <w:w w:val="105"/>
        </w:rPr>
        <w:t>(2021)</w:t>
      </w:r>
      <w:r>
        <w:rPr>
          <w:spacing w:val="40"/>
          <w:w w:val="105"/>
        </w:rPr>
        <w:t xml:space="preserve"> </w:t>
      </w:r>
      <w:r>
        <w:rPr>
          <w:w w:val="105"/>
        </w:rPr>
        <w:t>Climate</w:t>
      </w:r>
      <w:r>
        <w:rPr>
          <w:spacing w:val="40"/>
          <w:w w:val="105"/>
        </w:rPr>
        <w:t xml:space="preserve"> </w:t>
      </w:r>
      <w:r>
        <w:rPr>
          <w:w w:val="105"/>
        </w:rPr>
        <w:t>change</w:t>
      </w:r>
      <w:r>
        <w:rPr>
          <w:spacing w:val="40"/>
          <w:w w:val="105"/>
        </w:rPr>
        <w:t xml:space="preserve"> </w:t>
      </w:r>
      <w:r>
        <w:rPr>
          <w:w w:val="105"/>
        </w:rPr>
        <w:t>and</w:t>
      </w:r>
      <w:r>
        <w:rPr>
          <w:spacing w:val="40"/>
          <w:w w:val="105"/>
        </w:rPr>
        <w:t xml:space="preserve"> </w:t>
      </w:r>
      <w:r>
        <w:rPr>
          <w:w w:val="105"/>
        </w:rPr>
        <w:t>plant</w:t>
      </w:r>
      <w:r>
        <w:rPr>
          <w:spacing w:val="40"/>
          <w:w w:val="105"/>
        </w:rPr>
        <w:t xml:space="preserve"> </w:t>
      </w:r>
      <w:r>
        <w:rPr>
          <w:w w:val="105"/>
        </w:rPr>
        <w:t>reproduction:</w:t>
      </w:r>
      <w:r>
        <w:rPr>
          <w:spacing w:val="80"/>
          <w:w w:val="105"/>
        </w:rPr>
        <w:t xml:space="preserve"> </w:t>
      </w:r>
      <w:r>
        <w:rPr>
          <w:w w:val="105"/>
        </w:rPr>
        <w:t xml:space="preserve">trends and drivers of mast seeding change. </w:t>
      </w:r>
      <w:r>
        <w:rPr>
          <w:i/>
          <w:w w:val="105"/>
        </w:rPr>
        <w:t xml:space="preserve">Philosophical Transactions of the Royal Society B </w:t>
      </w:r>
      <w:r>
        <w:rPr>
          <w:b/>
          <w:w w:val="105"/>
        </w:rPr>
        <w:t>376</w:t>
      </w:r>
      <w:r>
        <w:rPr>
          <w:w w:val="105"/>
        </w:rPr>
        <w:t xml:space="preserve">, </w:t>
      </w:r>
      <w:r>
        <w:rPr>
          <w:spacing w:val="-2"/>
          <w:w w:val="105"/>
        </w:rPr>
        <w:t>20200379.</w:t>
      </w:r>
    </w:p>
    <w:p w14:paraId="4B3A669D" w14:textId="77777777" w:rsidR="00A43655" w:rsidRDefault="003254AF">
      <w:pPr>
        <w:pStyle w:val="BodyText"/>
        <w:spacing w:before="179" w:line="362" w:lineRule="auto"/>
        <w:ind w:left="362" w:right="139" w:hanging="219"/>
        <w:jc w:val="both"/>
      </w:pPr>
      <w:bookmarkStart w:id="62" w:name="_bookmark30"/>
      <w:bookmarkEnd w:id="62"/>
      <w:r>
        <w:rPr>
          <w:w w:val="110"/>
        </w:rPr>
        <w:t xml:space="preserve">Hacket-Pain, A., </w:t>
      </w:r>
      <w:proofErr w:type="spellStart"/>
      <w:r>
        <w:rPr>
          <w:w w:val="110"/>
        </w:rPr>
        <w:t>Foest</w:t>
      </w:r>
      <w:proofErr w:type="spellEnd"/>
      <w:r>
        <w:rPr>
          <w:w w:val="110"/>
        </w:rPr>
        <w:t xml:space="preserve">, </w:t>
      </w:r>
      <w:r>
        <w:rPr>
          <w:w w:val="115"/>
        </w:rPr>
        <w:t xml:space="preserve">J.J., </w:t>
      </w:r>
      <w:r>
        <w:rPr>
          <w:w w:val="110"/>
        </w:rPr>
        <w:t xml:space="preserve">Pearse, I.S., LaMontagne, J.M., Koenig, W.D., Vacchiano, G., </w:t>
      </w:r>
      <w:proofErr w:type="spellStart"/>
      <w:r>
        <w:rPr>
          <w:w w:val="110"/>
        </w:rPr>
        <w:t>Bogdziewicz</w:t>
      </w:r>
      <w:proofErr w:type="spellEnd"/>
      <w:r>
        <w:rPr>
          <w:w w:val="110"/>
        </w:rPr>
        <w:t xml:space="preserve">, M., </w:t>
      </w:r>
      <w:proofErr w:type="spellStart"/>
      <w:r>
        <w:rPr>
          <w:w w:val="110"/>
        </w:rPr>
        <w:t>Caignard</w:t>
      </w:r>
      <w:proofErr w:type="spellEnd"/>
      <w:r>
        <w:rPr>
          <w:w w:val="110"/>
        </w:rPr>
        <w:t xml:space="preserve">, T., </w:t>
      </w:r>
      <w:proofErr w:type="spellStart"/>
      <w:r>
        <w:rPr>
          <w:w w:val="110"/>
        </w:rPr>
        <w:t>Celebias</w:t>
      </w:r>
      <w:proofErr w:type="spellEnd"/>
      <w:r>
        <w:rPr>
          <w:w w:val="110"/>
        </w:rPr>
        <w:t>, P., Van</w:t>
      </w:r>
      <w:r>
        <w:rPr>
          <w:spacing w:val="-2"/>
          <w:w w:val="110"/>
        </w:rPr>
        <w:t xml:space="preserve"> </w:t>
      </w:r>
      <w:proofErr w:type="spellStart"/>
      <w:r>
        <w:rPr>
          <w:w w:val="110"/>
        </w:rPr>
        <w:t>Dormolen</w:t>
      </w:r>
      <w:proofErr w:type="spellEnd"/>
      <w:r>
        <w:rPr>
          <w:w w:val="110"/>
        </w:rPr>
        <w:t>, J.</w:t>
      </w:r>
      <w:r>
        <w:rPr>
          <w:spacing w:val="-5"/>
          <w:w w:val="110"/>
        </w:rPr>
        <w:t xml:space="preserve"> </w:t>
      </w:r>
      <w:r>
        <w:rPr>
          <w:i/>
          <w:w w:val="110"/>
        </w:rPr>
        <w:t>et al.</w:t>
      </w:r>
      <w:r>
        <w:rPr>
          <w:i/>
          <w:spacing w:val="-2"/>
          <w:w w:val="110"/>
        </w:rPr>
        <w:t xml:space="preserve"> </w:t>
      </w:r>
      <w:r>
        <w:rPr>
          <w:w w:val="110"/>
        </w:rPr>
        <w:t>(2022)</w:t>
      </w:r>
      <w:r>
        <w:rPr>
          <w:spacing w:val="-1"/>
          <w:w w:val="110"/>
        </w:rPr>
        <w:t xml:space="preserve"> </w:t>
      </w:r>
      <w:proofErr w:type="spellStart"/>
      <w:r>
        <w:rPr>
          <w:w w:val="110"/>
        </w:rPr>
        <w:t>Mastree</w:t>
      </w:r>
      <w:proofErr w:type="spellEnd"/>
      <w:r>
        <w:rPr>
          <w:w w:val="110"/>
        </w:rPr>
        <w:t>+:</w:t>
      </w:r>
      <w:r>
        <w:rPr>
          <w:spacing w:val="21"/>
          <w:w w:val="110"/>
        </w:rPr>
        <w:t xml:space="preserve"> </w:t>
      </w:r>
      <w:r>
        <w:rPr>
          <w:w w:val="110"/>
        </w:rPr>
        <w:t xml:space="preserve">Time- </w:t>
      </w:r>
      <w:r>
        <w:t>series</w:t>
      </w:r>
      <w:r>
        <w:rPr>
          <w:spacing w:val="37"/>
        </w:rPr>
        <w:t xml:space="preserve"> </w:t>
      </w:r>
      <w:r>
        <w:t>of</w:t>
      </w:r>
      <w:r>
        <w:rPr>
          <w:spacing w:val="37"/>
        </w:rPr>
        <w:t xml:space="preserve"> </w:t>
      </w:r>
      <w:r>
        <w:t>plant</w:t>
      </w:r>
      <w:r>
        <w:rPr>
          <w:spacing w:val="37"/>
        </w:rPr>
        <w:t xml:space="preserve"> </w:t>
      </w:r>
      <w:r>
        <w:t>reproductive</w:t>
      </w:r>
      <w:r>
        <w:rPr>
          <w:spacing w:val="37"/>
        </w:rPr>
        <w:t xml:space="preserve"> </w:t>
      </w:r>
      <w:r>
        <w:t>effort</w:t>
      </w:r>
      <w:r>
        <w:rPr>
          <w:spacing w:val="37"/>
        </w:rPr>
        <w:t xml:space="preserve"> </w:t>
      </w:r>
      <w:r>
        <w:t>from</w:t>
      </w:r>
      <w:r>
        <w:rPr>
          <w:spacing w:val="37"/>
        </w:rPr>
        <w:t xml:space="preserve"> </w:t>
      </w:r>
      <w:r>
        <w:t>six</w:t>
      </w:r>
      <w:r>
        <w:rPr>
          <w:spacing w:val="37"/>
        </w:rPr>
        <w:t xml:space="preserve"> </w:t>
      </w:r>
      <w:r>
        <w:t>continents.</w:t>
      </w:r>
      <w:r>
        <w:rPr>
          <w:spacing w:val="37"/>
        </w:rPr>
        <w:t xml:space="preserve"> </w:t>
      </w:r>
      <w:r>
        <w:rPr>
          <w:i/>
        </w:rPr>
        <w:t>Global</w:t>
      </w:r>
      <w:r>
        <w:rPr>
          <w:i/>
          <w:spacing w:val="43"/>
        </w:rPr>
        <w:t xml:space="preserve"> </w:t>
      </w:r>
      <w:r>
        <w:rPr>
          <w:i/>
        </w:rPr>
        <w:t>Change</w:t>
      </w:r>
      <w:r>
        <w:rPr>
          <w:i/>
          <w:spacing w:val="44"/>
        </w:rPr>
        <w:t xml:space="preserve"> </w:t>
      </w:r>
      <w:r>
        <w:rPr>
          <w:i/>
        </w:rPr>
        <w:t>Biology</w:t>
      </w:r>
      <w:r>
        <w:rPr>
          <w:i/>
          <w:spacing w:val="60"/>
        </w:rPr>
        <w:t xml:space="preserve"> </w:t>
      </w:r>
      <w:r>
        <w:rPr>
          <w:b/>
        </w:rPr>
        <w:t>28</w:t>
      </w:r>
      <w:r>
        <w:t>,</w:t>
      </w:r>
      <w:r>
        <w:rPr>
          <w:spacing w:val="37"/>
        </w:rPr>
        <w:t xml:space="preserve"> </w:t>
      </w:r>
      <w:r>
        <w:rPr>
          <w:spacing w:val="-2"/>
        </w:rPr>
        <w:t>3066–3082.</w:t>
      </w:r>
    </w:p>
    <w:p w14:paraId="1A7F64FC" w14:textId="77777777" w:rsidR="00A43655" w:rsidRDefault="003254AF">
      <w:pPr>
        <w:spacing w:before="180" w:line="362" w:lineRule="auto"/>
        <w:ind w:left="362" w:right="138" w:hanging="219"/>
        <w:jc w:val="both"/>
      </w:pPr>
      <w:bookmarkStart w:id="63" w:name="_bookmark31"/>
      <w:bookmarkEnd w:id="63"/>
      <w:r>
        <w:rPr>
          <w:w w:val="110"/>
        </w:rPr>
        <w:t xml:space="preserve">Hacket-Pain, A., Friend, A., </w:t>
      </w:r>
      <w:proofErr w:type="spellStart"/>
      <w:r>
        <w:rPr>
          <w:w w:val="110"/>
        </w:rPr>
        <w:t>Lageard</w:t>
      </w:r>
      <w:proofErr w:type="spellEnd"/>
      <w:r>
        <w:rPr>
          <w:w w:val="110"/>
        </w:rPr>
        <w:t>, J. &amp; Thomas, P. (2016a) Tree rings and masting:</w:t>
      </w:r>
      <w:r>
        <w:rPr>
          <w:spacing w:val="40"/>
          <w:w w:val="110"/>
        </w:rPr>
        <w:t xml:space="preserve"> </w:t>
      </w:r>
      <w:r>
        <w:rPr>
          <w:w w:val="110"/>
        </w:rPr>
        <w:t xml:space="preserve">con- </w:t>
      </w:r>
      <w:proofErr w:type="spellStart"/>
      <w:r>
        <w:rPr>
          <w:w w:val="110"/>
        </w:rPr>
        <w:t>sidering</w:t>
      </w:r>
      <w:proofErr w:type="spellEnd"/>
      <w:r>
        <w:rPr>
          <w:spacing w:val="-14"/>
          <w:w w:val="110"/>
        </w:rPr>
        <w:t xml:space="preserve"> </w:t>
      </w:r>
      <w:r>
        <w:rPr>
          <w:w w:val="110"/>
        </w:rPr>
        <w:t>reproductive</w:t>
      </w:r>
      <w:r>
        <w:rPr>
          <w:spacing w:val="-14"/>
          <w:w w:val="110"/>
        </w:rPr>
        <w:t xml:space="preserve"> </w:t>
      </w:r>
      <w:r>
        <w:rPr>
          <w:w w:val="110"/>
        </w:rPr>
        <w:t>phenomena</w:t>
      </w:r>
      <w:r>
        <w:rPr>
          <w:spacing w:val="-14"/>
          <w:w w:val="110"/>
        </w:rPr>
        <w:t xml:space="preserve"> </w:t>
      </w:r>
      <w:r>
        <w:rPr>
          <w:w w:val="110"/>
        </w:rPr>
        <w:t>when</w:t>
      </w:r>
      <w:r>
        <w:rPr>
          <w:spacing w:val="-13"/>
          <w:w w:val="110"/>
        </w:rPr>
        <w:t xml:space="preserve"> </w:t>
      </w:r>
      <w:r>
        <w:rPr>
          <w:w w:val="110"/>
        </w:rPr>
        <w:t>interpreting</w:t>
      </w:r>
      <w:r>
        <w:rPr>
          <w:spacing w:val="-14"/>
          <w:w w:val="110"/>
        </w:rPr>
        <w:t xml:space="preserve"> </w:t>
      </w:r>
      <w:r>
        <w:rPr>
          <w:w w:val="110"/>
        </w:rPr>
        <w:t>tree</w:t>
      </w:r>
      <w:r>
        <w:rPr>
          <w:spacing w:val="-14"/>
          <w:w w:val="110"/>
        </w:rPr>
        <w:t xml:space="preserve"> </w:t>
      </w:r>
      <w:r>
        <w:rPr>
          <w:w w:val="110"/>
        </w:rPr>
        <w:t>rings?</w:t>
      </w:r>
      <w:r>
        <w:rPr>
          <w:spacing w:val="13"/>
          <w:w w:val="110"/>
        </w:rPr>
        <w:t xml:space="preserve"> </w:t>
      </w:r>
      <w:r>
        <w:rPr>
          <w:i/>
          <w:w w:val="110"/>
        </w:rPr>
        <w:t>Tree</w:t>
      </w:r>
      <w:r>
        <w:rPr>
          <w:i/>
          <w:spacing w:val="-13"/>
          <w:w w:val="110"/>
        </w:rPr>
        <w:t xml:space="preserve"> </w:t>
      </w:r>
      <w:r>
        <w:rPr>
          <w:i/>
          <w:w w:val="110"/>
        </w:rPr>
        <w:t>Rings</w:t>
      </w:r>
      <w:r>
        <w:rPr>
          <w:i/>
          <w:spacing w:val="-13"/>
          <w:w w:val="110"/>
        </w:rPr>
        <w:t xml:space="preserve"> </w:t>
      </w:r>
      <w:r>
        <w:rPr>
          <w:i/>
          <w:w w:val="110"/>
        </w:rPr>
        <w:t>in</w:t>
      </w:r>
      <w:r>
        <w:rPr>
          <w:i/>
          <w:spacing w:val="-13"/>
          <w:w w:val="110"/>
        </w:rPr>
        <w:t xml:space="preserve"> </w:t>
      </w:r>
      <w:r>
        <w:rPr>
          <w:i/>
          <w:w w:val="110"/>
        </w:rPr>
        <w:t>Archaeology, Climatology and Ecology</w:t>
      </w:r>
      <w:r>
        <w:rPr>
          <w:i/>
          <w:spacing w:val="28"/>
          <w:w w:val="110"/>
        </w:rPr>
        <w:t xml:space="preserve"> </w:t>
      </w:r>
      <w:r>
        <w:rPr>
          <w:b/>
          <w:w w:val="110"/>
        </w:rPr>
        <w:t>14</w:t>
      </w:r>
      <w:r>
        <w:rPr>
          <w:w w:val="110"/>
        </w:rPr>
        <w:t>, 78–85.</w:t>
      </w:r>
    </w:p>
    <w:p w14:paraId="2451EA1F" w14:textId="77777777" w:rsidR="00A43655" w:rsidRDefault="003254AF">
      <w:pPr>
        <w:pStyle w:val="BodyText"/>
        <w:spacing w:before="179" w:line="362" w:lineRule="auto"/>
        <w:ind w:left="362" w:right="139" w:hanging="219"/>
        <w:jc w:val="both"/>
      </w:pPr>
      <w:bookmarkStart w:id="64" w:name="_bookmark32"/>
      <w:bookmarkEnd w:id="64"/>
      <w:r>
        <w:rPr>
          <w:w w:val="105"/>
        </w:rPr>
        <w:t>Hacket-Pain,</w:t>
      </w:r>
      <w:r>
        <w:rPr>
          <w:spacing w:val="40"/>
          <w:w w:val="105"/>
        </w:rPr>
        <w:t xml:space="preserve"> </w:t>
      </w:r>
      <w:r>
        <w:rPr>
          <w:w w:val="105"/>
        </w:rPr>
        <w:t>A.J.,</w:t>
      </w:r>
      <w:r>
        <w:rPr>
          <w:spacing w:val="40"/>
          <w:w w:val="105"/>
        </w:rPr>
        <w:t xml:space="preserve"> </w:t>
      </w:r>
      <w:r>
        <w:rPr>
          <w:w w:val="105"/>
        </w:rPr>
        <w:t>Cavin,</w:t>
      </w:r>
      <w:r>
        <w:rPr>
          <w:spacing w:val="40"/>
          <w:w w:val="105"/>
        </w:rPr>
        <w:t xml:space="preserve"> </w:t>
      </w:r>
      <w:r>
        <w:rPr>
          <w:w w:val="105"/>
        </w:rPr>
        <w:t>L.,</w:t>
      </w:r>
      <w:r>
        <w:rPr>
          <w:spacing w:val="40"/>
          <w:w w:val="105"/>
        </w:rPr>
        <w:t xml:space="preserve"> </w:t>
      </w:r>
      <w:r>
        <w:rPr>
          <w:w w:val="105"/>
        </w:rPr>
        <w:t>Friend,</w:t>
      </w:r>
      <w:r>
        <w:rPr>
          <w:spacing w:val="40"/>
          <w:w w:val="105"/>
        </w:rPr>
        <w:t xml:space="preserve"> </w:t>
      </w:r>
      <w:r>
        <w:rPr>
          <w:w w:val="105"/>
        </w:rPr>
        <w:t>A.D.</w:t>
      </w:r>
      <w:r>
        <w:rPr>
          <w:spacing w:val="40"/>
          <w:w w:val="105"/>
        </w:rPr>
        <w:t xml:space="preserve"> </w:t>
      </w:r>
      <w:r>
        <w:rPr>
          <w:w w:val="105"/>
        </w:rPr>
        <w:t>&amp;</w:t>
      </w:r>
      <w:r>
        <w:rPr>
          <w:spacing w:val="40"/>
          <w:w w:val="105"/>
        </w:rPr>
        <w:t xml:space="preserve"> </w:t>
      </w:r>
      <w:r>
        <w:rPr>
          <w:w w:val="105"/>
        </w:rPr>
        <w:t>Jump,</w:t>
      </w:r>
      <w:r>
        <w:rPr>
          <w:spacing w:val="40"/>
          <w:w w:val="105"/>
        </w:rPr>
        <w:t xml:space="preserve"> </w:t>
      </w:r>
      <w:r>
        <w:rPr>
          <w:w w:val="105"/>
        </w:rPr>
        <w:t>A.</w:t>
      </w:r>
      <w:r>
        <w:rPr>
          <w:spacing w:val="40"/>
          <w:w w:val="105"/>
        </w:rPr>
        <w:t xml:space="preserve"> </w:t>
      </w:r>
      <w:r>
        <w:rPr>
          <w:w w:val="105"/>
        </w:rPr>
        <w:t>(2016b)</w:t>
      </w:r>
      <w:r>
        <w:rPr>
          <w:spacing w:val="40"/>
          <w:w w:val="105"/>
        </w:rPr>
        <w:t xml:space="preserve"> </w:t>
      </w:r>
      <w:r>
        <w:rPr>
          <w:w w:val="105"/>
        </w:rPr>
        <w:t>Consistent</w:t>
      </w:r>
      <w:r>
        <w:rPr>
          <w:spacing w:val="40"/>
          <w:w w:val="105"/>
        </w:rPr>
        <w:t xml:space="preserve"> </w:t>
      </w:r>
      <w:r>
        <w:rPr>
          <w:w w:val="105"/>
        </w:rPr>
        <w:t>limitation</w:t>
      </w:r>
      <w:r>
        <w:rPr>
          <w:spacing w:val="40"/>
          <w:w w:val="105"/>
        </w:rPr>
        <w:t xml:space="preserve"> </w:t>
      </w:r>
      <w:r>
        <w:rPr>
          <w:w w:val="105"/>
        </w:rPr>
        <w:t>of</w:t>
      </w:r>
      <w:r>
        <w:rPr>
          <w:spacing w:val="40"/>
          <w:w w:val="105"/>
        </w:rPr>
        <w:t xml:space="preserve"> </w:t>
      </w:r>
      <w:r>
        <w:rPr>
          <w:w w:val="105"/>
        </w:rPr>
        <w:t xml:space="preserve">growth </w:t>
      </w:r>
      <w:r>
        <w:t xml:space="preserve">by high temperature and low precipitation from range core to southern edge of </w:t>
      </w:r>
      <w:proofErr w:type="spellStart"/>
      <w:r>
        <w:t>european</w:t>
      </w:r>
      <w:proofErr w:type="spellEnd"/>
      <w:r>
        <w:t xml:space="preserve"> beech </w:t>
      </w:r>
      <w:r>
        <w:rPr>
          <w:w w:val="105"/>
        </w:rPr>
        <w:t xml:space="preserve">indicates widespread vulnerability to changing climate. </w:t>
      </w:r>
      <w:r>
        <w:rPr>
          <w:i/>
          <w:w w:val="105"/>
        </w:rPr>
        <w:t xml:space="preserve">European Journal of Forest Research </w:t>
      </w:r>
      <w:r>
        <w:rPr>
          <w:b/>
          <w:w w:val="105"/>
        </w:rPr>
        <w:t>135</w:t>
      </w:r>
      <w:r>
        <w:rPr>
          <w:w w:val="105"/>
        </w:rPr>
        <w:t>, 897–909.</w:t>
      </w:r>
    </w:p>
    <w:p w14:paraId="758F612E" w14:textId="77777777" w:rsidR="00A43655" w:rsidRDefault="003254AF">
      <w:pPr>
        <w:spacing w:before="181" w:line="362" w:lineRule="auto"/>
        <w:ind w:left="362" w:right="141" w:hanging="219"/>
        <w:jc w:val="both"/>
      </w:pPr>
      <w:bookmarkStart w:id="65" w:name="_bookmark33"/>
      <w:bookmarkEnd w:id="65"/>
      <w:proofErr w:type="spellStart"/>
      <w:r>
        <w:rPr>
          <w:spacing w:val="15"/>
          <w:w w:val="101"/>
        </w:rPr>
        <w:t>Hal</w:t>
      </w:r>
      <w:r>
        <w:rPr>
          <w:spacing w:val="9"/>
          <w:w w:val="101"/>
        </w:rPr>
        <w:t>l</w:t>
      </w:r>
      <w:r>
        <w:rPr>
          <w:spacing w:val="-88"/>
          <w:w w:val="156"/>
        </w:rPr>
        <w:t>´</w:t>
      </w:r>
      <w:r>
        <w:rPr>
          <w:spacing w:val="15"/>
          <w:w w:val="75"/>
        </w:rPr>
        <w:t>e</w:t>
      </w:r>
      <w:proofErr w:type="spellEnd"/>
      <w:r>
        <w:rPr>
          <w:spacing w:val="15"/>
          <w:w w:val="97"/>
        </w:rPr>
        <w:t>,</w:t>
      </w:r>
      <w:r>
        <w:rPr>
          <w:spacing w:val="-1"/>
          <w:w w:val="104"/>
        </w:rPr>
        <w:t xml:space="preserve"> </w:t>
      </w:r>
      <w:r>
        <w:rPr>
          <w:w w:val="105"/>
        </w:rPr>
        <w:t xml:space="preserve">F. </w:t>
      </w:r>
      <w:r>
        <w:rPr>
          <w:i/>
          <w:w w:val="105"/>
        </w:rPr>
        <w:t xml:space="preserve">et al. </w:t>
      </w:r>
      <w:r>
        <w:rPr>
          <w:w w:val="105"/>
        </w:rPr>
        <w:t xml:space="preserve">(1978) Architectural variation at the specific level in tropical trees. </w:t>
      </w:r>
      <w:r>
        <w:rPr>
          <w:i/>
          <w:w w:val="105"/>
        </w:rPr>
        <w:t>Tropical trees as living systems</w:t>
      </w:r>
      <w:r>
        <w:rPr>
          <w:i/>
          <w:spacing w:val="40"/>
          <w:w w:val="105"/>
        </w:rPr>
        <w:t xml:space="preserve"> </w:t>
      </w:r>
      <w:r>
        <w:rPr>
          <w:w w:val="105"/>
        </w:rPr>
        <w:t>pp. 209–221.</w:t>
      </w:r>
    </w:p>
    <w:p w14:paraId="18900B36" w14:textId="77777777" w:rsidR="00A43655" w:rsidRDefault="003254AF">
      <w:pPr>
        <w:spacing w:before="178" w:line="362" w:lineRule="auto"/>
        <w:ind w:left="362" w:right="141" w:hanging="219"/>
        <w:jc w:val="both"/>
      </w:pPr>
      <w:bookmarkStart w:id="66" w:name="_bookmark34"/>
      <w:bookmarkEnd w:id="66"/>
      <w:r>
        <w:rPr>
          <w:w w:val="105"/>
        </w:rPr>
        <w:t xml:space="preserve">Hsiao, T.C. (1973) Plant responses to water stress. </w:t>
      </w:r>
      <w:r>
        <w:rPr>
          <w:i/>
          <w:w w:val="105"/>
        </w:rPr>
        <w:t xml:space="preserve">Annual review of plant physiology </w:t>
      </w:r>
      <w:r>
        <w:rPr>
          <w:b/>
          <w:w w:val="105"/>
        </w:rPr>
        <w:t>24</w:t>
      </w:r>
      <w:r>
        <w:rPr>
          <w:w w:val="105"/>
        </w:rPr>
        <w:t xml:space="preserve">, 519– </w:t>
      </w:r>
      <w:r>
        <w:rPr>
          <w:spacing w:val="-4"/>
          <w:w w:val="105"/>
        </w:rPr>
        <w:t>570.</w:t>
      </w:r>
    </w:p>
    <w:p w14:paraId="690AE6DD" w14:textId="77777777" w:rsidR="00A43655" w:rsidRDefault="003254AF">
      <w:pPr>
        <w:pStyle w:val="BodyText"/>
        <w:spacing w:before="179"/>
        <w:ind w:left="143"/>
        <w:jc w:val="both"/>
      </w:pPr>
      <w:bookmarkStart w:id="67" w:name="_bookmark35"/>
      <w:bookmarkEnd w:id="67"/>
      <w:proofErr w:type="spellStart"/>
      <w:r>
        <w:rPr>
          <w:w w:val="110"/>
        </w:rPr>
        <w:t>Isagi</w:t>
      </w:r>
      <w:proofErr w:type="spellEnd"/>
      <w:r>
        <w:rPr>
          <w:w w:val="110"/>
        </w:rPr>
        <w:t>,</w:t>
      </w:r>
      <w:r>
        <w:rPr>
          <w:spacing w:val="-8"/>
          <w:w w:val="110"/>
        </w:rPr>
        <w:t xml:space="preserve"> </w:t>
      </w:r>
      <w:r>
        <w:rPr>
          <w:w w:val="110"/>
        </w:rPr>
        <w:t>Y.,</w:t>
      </w:r>
      <w:r>
        <w:rPr>
          <w:spacing w:val="-8"/>
          <w:w w:val="110"/>
        </w:rPr>
        <w:t xml:space="preserve"> </w:t>
      </w:r>
      <w:r>
        <w:rPr>
          <w:w w:val="110"/>
        </w:rPr>
        <w:t>Sugimura,</w:t>
      </w:r>
      <w:r>
        <w:rPr>
          <w:spacing w:val="-8"/>
          <w:w w:val="110"/>
        </w:rPr>
        <w:t xml:space="preserve"> </w:t>
      </w:r>
      <w:r>
        <w:rPr>
          <w:w w:val="110"/>
        </w:rPr>
        <w:t>K.,</w:t>
      </w:r>
      <w:r>
        <w:rPr>
          <w:spacing w:val="-8"/>
          <w:w w:val="110"/>
        </w:rPr>
        <w:t xml:space="preserve"> </w:t>
      </w:r>
      <w:r>
        <w:rPr>
          <w:w w:val="110"/>
        </w:rPr>
        <w:t>Sumida,</w:t>
      </w:r>
      <w:r>
        <w:rPr>
          <w:spacing w:val="-8"/>
          <w:w w:val="110"/>
        </w:rPr>
        <w:t xml:space="preserve"> </w:t>
      </w:r>
      <w:r>
        <w:rPr>
          <w:w w:val="110"/>
        </w:rPr>
        <w:t>A.</w:t>
      </w:r>
      <w:r>
        <w:rPr>
          <w:spacing w:val="-10"/>
          <w:w w:val="110"/>
        </w:rPr>
        <w:t xml:space="preserve"> </w:t>
      </w:r>
      <w:r>
        <w:rPr>
          <w:w w:val="110"/>
        </w:rPr>
        <w:t>&amp;</w:t>
      </w:r>
      <w:r>
        <w:rPr>
          <w:spacing w:val="-11"/>
          <w:w w:val="110"/>
        </w:rPr>
        <w:t xml:space="preserve"> </w:t>
      </w:r>
      <w:r>
        <w:rPr>
          <w:w w:val="110"/>
        </w:rPr>
        <w:t>Ito,</w:t>
      </w:r>
      <w:r>
        <w:rPr>
          <w:spacing w:val="-8"/>
          <w:w w:val="110"/>
        </w:rPr>
        <w:t xml:space="preserve"> </w:t>
      </w:r>
      <w:r>
        <w:rPr>
          <w:w w:val="110"/>
        </w:rPr>
        <w:t>H.</w:t>
      </w:r>
      <w:r>
        <w:rPr>
          <w:spacing w:val="-11"/>
          <w:w w:val="110"/>
        </w:rPr>
        <w:t xml:space="preserve"> </w:t>
      </w:r>
      <w:r>
        <w:rPr>
          <w:w w:val="110"/>
        </w:rPr>
        <w:t>(1997)</w:t>
      </w:r>
      <w:r>
        <w:rPr>
          <w:spacing w:val="-10"/>
          <w:w w:val="110"/>
        </w:rPr>
        <w:t xml:space="preserve"> </w:t>
      </w:r>
      <w:r>
        <w:rPr>
          <w:w w:val="110"/>
        </w:rPr>
        <w:t>How</w:t>
      </w:r>
      <w:r>
        <w:rPr>
          <w:spacing w:val="-11"/>
          <w:w w:val="110"/>
        </w:rPr>
        <w:t xml:space="preserve"> </w:t>
      </w:r>
      <w:r>
        <w:rPr>
          <w:w w:val="110"/>
        </w:rPr>
        <w:t>does</w:t>
      </w:r>
      <w:r>
        <w:rPr>
          <w:spacing w:val="-11"/>
          <w:w w:val="110"/>
        </w:rPr>
        <w:t xml:space="preserve"> </w:t>
      </w:r>
      <w:r>
        <w:rPr>
          <w:w w:val="110"/>
        </w:rPr>
        <w:t>masting</w:t>
      </w:r>
      <w:r>
        <w:rPr>
          <w:spacing w:val="-11"/>
          <w:w w:val="110"/>
        </w:rPr>
        <w:t xml:space="preserve"> </w:t>
      </w:r>
      <w:r>
        <w:rPr>
          <w:w w:val="110"/>
        </w:rPr>
        <w:t>happen</w:t>
      </w:r>
      <w:r>
        <w:rPr>
          <w:spacing w:val="-10"/>
          <w:w w:val="110"/>
        </w:rPr>
        <w:t xml:space="preserve"> </w:t>
      </w:r>
      <w:r>
        <w:rPr>
          <w:w w:val="110"/>
        </w:rPr>
        <w:t>and</w:t>
      </w:r>
      <w:r>
        <w:rPr>
          <w:spacing w:val="-11"/>
          <w:w w:val="110"/>
        </w:rPr>
        <w:t xml:space="preserve"> </w:t>
      </w:r>
      <w:r>
        <w:rPr>
          <w:spacing w:val="-2"/>
          <w:w w:val="110"/>
        </w:rPr>
        <w:t>synchronize?</w:t>
      </w:r>
    </w:p>
    <w:p w14:paraId="62479ABA" w14:textId="77777777" w:rsidR="00A43655" w:rsidRDefault="003254AF">
      <w:pPr>
        <w:spacing w:before="138"/>
        <w:ind w:left="362"/>
      </w:pPr>
      <w:r>
        <w:rPr>
          <w:i/>
          <w:w w:val="105"/>
        </w:rPr>
        <w:t>Journal</w:t>
      </w:r>
      <w:r>
        <w:rPr>
          <w:i/>
          <w:spacing w:val="32"/>
          <w:w w:val="105"/>
        </w:rPr>
        <w:t xml:space="preserve"> </w:t>
      </w:r>
      <w:r>
        <w:rPr>
          <w:i/>
          <w:w w:val="105"/>
        </w:rPr>
        <w:t>of</w:t>
      </w:r>
      <w:r>
        <w:rPr>
          <w:i/>
          <w:spacing w:val="33"/>
          <w:w w:val="105"/>
        </w:rPr>
        <w:t xml:space="preserve"> </w:t>
      </w:r>
      <w:r>
        <w:rPr>
          <w:i/>
          <w:w w:val="105"/>
        </w:rPr>
        <w:t>Theoretical</w:t>
      </w:r>
      <w:r>
        <w:rPr>
          <w:i/>
          <w:spacing w:val="33"/>
          <w:w w:val="105"/>
        </w:rPr>
        <w:t xml:space="preserve"> </w:t>
      </w:r>
      <w:r>
        <w:rPr>
          <w:i/>
          <w:w w:val="105"/>
        </w:rPr>
        <w:t>Biology</w:t>
      </w:r>
      <w:r>
        <w:rPr>
          <w:i/>
          <w:spacing w:val="48"/>
          <w:w w:val="105"/>
        </w:rPr>
        <w:t xml:space="preserve"> </w:t>
      </w:r>
      <w:r>
        <w:rPr>
          <w:b/>
          <w:w w:val="105"/>
        </w:rPr>
        <w:t>187</w:t>
      </w:r>
      <w:r>
        <w:rPr>
          <w:w w:val="105"/>
        </w:rPr>
        <w:t>,</w:t>
      </w:r>
      <w:r>
        <w:rPr>
          <w:spacing w:val="28"/>
          <w:w w:val="105"/>
        </w:rPr>
        <w:t xml:space="preserve"> </w:t>
      </w:r>
      <w:r>
        <w:rPr>
          <w:spacing w:val="-2"/>
          <w:w w:val="105"/>
        </w:rPr>
        <w:t>231–239.</w:t>
      </w:r>
    </w:p>
    <w:p w14:paraId="7007C7BB" w14:textId="77777777" w:rsidR="00A43655" w:rsidRDefault="00A43655">
      <w:pPr>
        <w:pStyle w:val="BodyText"/>
        <w:spacing w:before="46"/>
      </w:pPr>
    </w:p>
    <w:p w14:paraId="75863BEE" w14:textId="77777777" w:rsidR="00A43655" w:rsidRDefault="003254AF">
      <w:pPr>
        <w:pStyle w:val="BodyText"/>
        <w:spacing w:line="362" w:lineRule="auto"/>
        <w:ind w:left="362" w:right="138" w:hanging="219"/>
        <w:jc w:val="both"/>
      </w:pPr>
      <w:bookmarkStart w:id="68" w:name="_bookmark36"/>
      <w:bookmarkEnd w:id="68"/>
      <w:r>
        <w:rPr>
          <w:w w:val="110"/>
        </w:rPr>
        <w:t>Ito,</w:t>
      </w:r>
      <w:r>
        <w:rPr>
          <w:spacing w:val="40"/>
          <w:w w:val="110"/>
        </w:rPr>
        <w:t xml:space="preserve"> </w:t>
      </w:r>
      <w:r>
        <w:rPr>
          <w:w w:val="110"/>
        </w:rPr>
        <w:t>G.,</w:t>
      </w:r>
      <w:r>
        <w:rPr>
          <w:spacing w:val="40"/>
          <w:w w:val="110"/>
        </w:rPr>
        <w:t xml:space="preserve"> </w:t>
      </w:r>
      <w:proofErr w:type="spellStart"/>
      <w:r>
        <w:rPr>
          <w:w w:val="110"/>
        </w:rPr>
        <w:t>Romanou</w:t>
      </w:r>
      <w:proofErr w:type="spellEnd"/>
      <w:r>
        <w:rPr>
          <w:w w:val="110"/>
        </w:rPr>
        <w:t>,</w:t>
      </w:r>
      <w:r>
        <w:rPr>
          <w:spacing w:val="40"/>
          <w:w w:val="110"/>
        </w:rPr>
        <w:t xml:space="preserve"> </w:t>
      </w:r>
      <w:r>
        <w:rPr>
          <w:w w:val="110"/>
        </w:rPr>
        <w:t>A.,</w:t>
      </w:r>
      <w:r>
        <w:rPr>
          <w:spacing w:val="40"/>
          <w:w w:val="110"/>
        </w:rPr>
        <w:t xml:space="preserve"> </w:t>
      </w:r>
      <w:r>
        <w:rPr>
          <w:w w:val="110"/>
        </w:rPr>
        <w:t>Kiang,</w:t>
      </w:r>
      <w:r>
        <w:rPr>
          <w:spacing w:val="40"/>
          <w:w w:val="110"/>
        </w:rPr>
        <w:t xml:space="preserve"> </w:t>
      </w:r>
      <w:r>
        <w:rPr>
          <w:w w:val="110"/>
        </w:rPr>
        <w:t>N.Y.,</w:t>
      </w:r>
      <w:r>
        <w:rPr>
          <w:spacing w:val="40"/>
          <w:w w:val="110"/>
        </w:rPr>
        <w:t xml:space="preserve"> </w:t>
      </w:r>
      <w:proofErr w:type="spellStart"/>
      <w:r>
        <w:rPr>
          <w:w w:val="110"/>
        </w:rPr>
        <w:t>Faluvegi</w:t>
      </w:r>
      <w:proofErr w:type="spellEnd"/>
      <w:r>
        <w:rPr>
          <w:w w:val="110"/>
        </w:rPr>
        <w:t>,</w:t>
      </w:r>
      <w:r>
        <w:rPr>
          <w:spacing w:val="40"/>
          <w:w w:val="110"/>
        </w:rPr>
        <w:t xml:space="preserve"> </w:t>
      </w:r>
      <w:r>
        <w:rPr>
          <w:w w:val="110"/>
        </w:rPr>
        <w:t>G.,</w:t>
      </w:r>
      <w:r>
        <w:rPr>
          <w:spacing w:val="40"/>
          <w:w w:val="110"/>
        </w:rPr>
        <w:t xml:space="preserve"> </w:t>
      </w:r>
      <w:proofErr w:type="spellStart"/>
      <w:r>
        <w:rPr>
          <w:w w:val="110"/>
        </w:rPr>
        <w:t>Aleinov</w:t>
      </w:r>
      <w:proofErr w:type="spellEnd"/>
      <w:r>
        <w:rPr>
          <w:w w:val="110"/>
        </w:rPr>
        <w:t>,</w:t>
      </w:r>
      <w:r>
        <w:rPr>
          <w:spacing w:val="40"/>
          <w:w w:val="110"/>
        </w:rPr>
        <w:t xml:space="preserve"> </w:t>
      </w:r>
      <w:r>
        <w:rPr>
          <w:w w:val="110"/>
        </w:rPr>
        <w:t>I.,</w:t>
      </w:r>
      <w:r>
        <w:rPr>
          <w:spacing w:val="40"/>
          <w:w w:val="110"/>
        </w:rPr>
        <w:t xml:space="preserve"> </w:t>
      </w:r>
      <w:r>
        <w:rPr>
          <w:w w:val="110"/>
        </w:rPr>
        <w:t>Ruedy,</w:t>
      </w:r>
      <w:r>
        <w:rPr>
          <w:spacing w:val="40"/>
          <w:w w:val="110"/>
        </w:rPr>
        <w:t xml:space="preserve"> </w:t>
      </w:r>
      <w:r>
        <w:rPr>
          <w:w w:val="110"/>
        </w:rPr>
        <w:t>R.,</w:t>
      </w:r>
      <w:r>
        <w:rPr>
          <w:spacing w:val="40"/>
          <w:w w:val="110"/>
        </w:rPr>
        <w:t xml:space="preserve"> </w:t>
      </w:r>
      <w:r>
        <w:rPr>
          <w:w w:val="110"/>
        </w:rPr>
        <w:t>Russell,</w:t>
      </w:r>
      <w:r>
        <w:rPr>
          <w:spacing w:val="40"/>
          <w:w w:val="110"/>
        </w:rPr>
        <w:t xml:space="preserve"> </w:t>
      </w:r>
      <w:r>
        <w:rPr>
          <w:w w:val="110"/>
        </w:rPr>
        <w:t>G.,</w:t>
      </w:r>
      <w:r>
        <w:rPr>
          <w:spacing w:val="40"/>
          <w:w w:val="110"/>
        </w:rPr>
        <w:t xml:space="preserve"> </w:t>
      </w:r>
      <w:r>
        <w:rPr>
          <w:w w:val="110"/>
        </w:rPr>
        <w:t xml:space="preserve">Lerner, P., Kelley, M. &amp; Lo, K. (2020) Global carbon cycle and climate feedbacks in the </w:t>
      </w:r>
      <w:proofErr w:type="spellStart"/>
      <w:r>
        <w:rPr>
          <w:w w:val="110"/>
        </w:rPr>
        <w:t>nasa</w:t>
      </w:r>
      <w:proofErr w:type="spellEnd"/>
      <w:r>
        <w:rPr>
          <w:w w:val="110"/>
        </w:rPr>
        <w:t xml:space="preserve"> </w:t>
      </w:r>
      <w:proofErr w:type="spellStart"/>
      <w:r>
        <w:rPr>
          <w:w w:val="110"/>
        </w:rPr>
        <w:t>giss</w:t>
      </w:r>
      <w:proofErr w:type="spellEnd"/>
      <w:r>
        <w:rPr>
          <w:w w:val="110"/>
        </w:rPr>
        <w:t xml:space="preserve"> modele2.</w:t>
      </w:r>
      <w:r>
        <w:rPr>
          <w:spacing w:val="-7"/>
          <w:w w:val="110"/>
        </w:rPr>
        <w:t xml:space="preserve"> </w:t>
      </w:r>
      <w:r>
        <w:rPr>
          <w:w w:val="110"/>
        </w:rPr>
        <w:t>1.</w:t>
      </w:r>
      <w:r>
        <w:rPr>
          <w:spacing w:val="-7"/>
          <w:w w:val="110"/>
        </w:rPr>
        <w:t xml:space="preserve"> </w:t>
      </w:r>
      <w:r>
        <w:rPr>
          <w:i/>
          <w:w w:val="110"/>
        </w:rPr>
        <w:t>Journal</w:t>
      </w:r>
      <w:r>
        <w:rPr>
          <w:i/>
          <w:spacing w:val="-4"/>
          <w:w w:val="110"/>
        </w:rPr>
        <w:t xml:space="preserve"> </w:t>
      </w:r>
      <w:r>
        <w:rPr>
          <w:i/>
          <w:w w:val="110"/>
        </w:rPr>
        <w:t>of</w:t>
      </w:r>
      <w:r>
        <w:rPr>
          <w:i/>
          <w:spacing w:val="-4"/>
          <w:w w:val="110"/>
        </w:rPr>
        <w:t xml:space="preserve"> </w:t>
      </w:r>
      <w:r>
        <w:rPr>
          <w:i/>
          <w:w w:val="110"/>
        </w:rPr>
        <w:t>Advances</w:t>
      </w:r>
      <w:r>
        <w:rPr>
          <w:i/>
          <w:spacing w:val="-4"/>
          <w:w w:val="110"/>
        </w:rPr>
        <w:t xml:space="preserve"> </w:t>
      </w:r>
      <w:r>
        <w:rPr>
          <w:i/>
          <w:w w:val="110"/>
        </w:rPr>
        <w:t>in</w:t>
      </w:r>
      <w:r>
        <w:rPr>
          <w:i/>
          <w:spacing w:val="-4"/>
          <w:w w:val="110"/>
        </w:rPr>
        <w:t xml:space="preserve"> </w:t>
      </w:r>
      <w:r>
        <w:rPr>
          <w:i/>
          <w:w w:val="110"/>
        </w:rPr>
        <w:t>Modeling</w:t>
      </w:r>
      <w:r>
        <w:rPr>
          <w:i/>
          <w:spacing w:val="-4"/>
          <w:w w:val="110"/>
        </w:rPr>
        <w:t xml:space="preserve"> </w:t>
      </w:r>
      <w:r>
        <w:rPr>
          <w:i/>
          <w:w w:val="110"/>
        </w:rPr>
        <w:t>Earth</w:t>
      </w:r>
      <w:r>
        <w:rPr>
          <w:i/>
          <w:spacing w:val="-4"/>
          <w:w w:val="110"/>
        </w:rPr>
        <w:t xml:space="preserve"> </w:t>
      </w:r>
      <w:r>
        <w:rPr>
          <w:i/>
          <w:w w:val="110"/>
        </w:rPr>
        <w:t>Systems</w:t>
      </w:r>
      <w:r>
        <w:rPr>
          <w:i/>
          <w:spacing w:val="4"/>
          <w:w w:val="110"/>
        </w:rPr>
        <w:t xml:space="preserve"> </w:t>
      </w:r>
      <w:r>
        <w:rPr>
          <w:b/>
          <w:w w:val="110"/>
        </w:rPr>
        <w:t>12</w:t>
      </w:r>
      <w:r>
        <w:rPr>
          <w:w w:val="110"/>
        </w:rPr>
        <w:t>,</w:t>
      </w:r>
      <w:r>
        <w:rPr>
          <w:spacing w:val="-7"/>
          <w:w w:val="110"/>
        </w:rPr>
        <w:t xml:space="preserve"> </w:t>
      </w:r>
      <w:r>
        <w:rPr>
          <w:w w:val="110"/>
        </w:rPr>
        <w:t>e2019MS002030.</w:t>
      </w:r>
    </w:p>
    <w:p w14:paraId="39B601FD" w14:textId="77777777" w:rsidR="00A43655" w:rsidRDefault="00A43655">
      <w:pPr>
        <w:pStyle w:val="BodyText"/>
        <w:spacing w:line="362" w:lineRule="auto"/>
        <w:jc w:val="both"/>
        <w:sectPr w:rsidR="00A43655">
          <w:pgSz w:w="12240" w:h="15840"/>
          <w:pgMar w:top="1420" w:right="1440" w:bottom="1000" w:left="1440" w:header="0" w:footer="806" w:gutter="0"/>
          <w:cols w:space="720"/>
        </w:sectPr>
      </w:pPr>
    </w:p>
    <w:p w14:paraId="16770960" w14:textId="77777777" w:rsidR="00A43655" w:rsidRDefault="003254AF">
      <w:pPr>
        <w:spacing w:before="29"/>
        <w:ind w:left="144"/>
      </w:pPr>
      <w:bookmarkStart w:id="69" w:name="_bookmark37"/>
      <w:bookmarkEnd w:id="69"/>
      <w:r>
        <w:rPr>
          <w:w w:val="105"/>
        </w:rPr>
        <w:lastRenderedPageBreak/>
        <w:t>Janzen,</w:t>
      </w:r>
      <w:r>
        <w:rPr>
          <w:spacing w:val="21"/>
          <w:w w:val="105"/>
        </w:rPr>
        <w:t xml:space="preserve"> </w:t>
      </w:r>
      <w:r>
        <w:rPr>
          <w:w w:val="105"/>
        </w:rPr>
        <w:t>D.H.</w:t>
      </w:r>
      <w:r>
        <w:rPr>
          <w:spacing w:val="21"/>
          <w:w w:val="105"/>
        </w:rPr>
        <w:t xml:space="preserve"> </w:t>
      </w:r>
      <w:r>
        <w:rPr>
          <w:w w:val="105"/>
        </w:rPr>
        <w:t>(1971)</w:t>
      </w:r>
      <w:r>
        <w:rPr>
          <w:spacing w:val="20"/>
          <w:w w:val="105"/>
        </w:rPr>
        <w:t xml:space="preserve"> </w:t>
      </w:r>
      <w:r>
        <w:rPr>
          <w:w w:val="105"/>
        </w:rPr>
        <w:t>Seed</w:t>
      </w:r>
      <w:r>
        <w:rPr>
          <w:spacing w:val="20"/>
          <w:w w:val="105"/>
        </w:rPr>
        <w:t xml:space="preserve"> </w:t>
      </w:r>
      <w:r>
        <w:rPr>
          <w:w w:val="105"/>
        </w:rPr>
        <w:t>predation</w:t>
      </w:r>
      <w:r>
        <w:rPr>
          <w:spacing w:val="20"/>
          <w:w w:val="105"/>
        </w:rPr>
        <w:t xml:space="preserve"> </w:t>
      </w:r>
      <w:r>
        <w:rPr>
          <w:w w:val="105"/>
        </w:rPr>
        <w:t>by</w:t>
      </w:r>
      <w:r>
        <w:rPr>
          <w:spacing w:val="20"/>
          <w:w w:val="105"/>
        </w:rPr>
        <w:t xml:space="preserve"> </w:t>
      </w:r>
      <w:r>
        <w:rPr>
          <w:w w:val="105"/>
        </w:rPr>
        <w:t>animals.</w:t>
      </w:r>
      <w:r>
        <w:rPr>
          <w:spacing w:val="19"/>
          <w:w w:val="105"/>
        </w:rPr>
        <w:t xml:space="preserve"> </w:t>
      </w:r>
      <w:r>
        <w:rPr>
          <w:i/>
          <w:w w:val="105"/>
        </w:rPr>
        <w:t>Annual</w:t>
      </w:r>
      <w:r>
        <w:rPr>
          <w:i/>
          <w:spacing w:val="24"/>
          <w:w w:val="105"/>
        </w:rPr>
        <w:t xml:space="preserve"> </w:t>
      </w:r>
      <w:r>
        <w:rPr>
          <w:i/>
          <w:w w:val="105"/>
        </w:rPr>
        <w:t>review</w:t>
      </w:r>
      <w:r>
        <w:rPr>
          <w:i/>
          <w:spacing w:val="25"/>
          <w:w w:val="105"/>
        </w:rPr>
        <w:t xml:space="preserve"> </w:t>
      </w:r>
      <w:r>
        <w:rPr>
          <w:i/>
          <w:w w:val="105"/>
        </w:rPr>
        <w:t>of</w:t>
      </w:r>
      <w:r>
        <w:rPr>
          <w:i/>
          <w:spacing w:val="25"/>
          <w:w w:val="105"/>
        </w:rPr>
        <w:t xml:space="preserve"> </w:t>
      </w:r>
      <w:r>
        <w:rPr>
          <w:i/>
          <w:w w:val="105"/>
        </w:rPr>
        <w:t>ecology</w:t>
      </w:r>
      <w:r>
        <w:rPr>
          <w:i/>
          <w:spacing w:val="24"/>
          <w:w w:val="105"/>
        </w:rPr>
        <w:t xml:space="preserve"> </w:t>
      </w:r>
      <w:r>
        <w:rPr>
          <w:i/>
          <w:w w:val="105"/>
        </w:rPr>
        <w:t>and</w:t>
      </w:r>
      <w:r>
        <w:rPr>
          <w:i/>
          <w:spacing w:val="25"/>
          <w:w w:val="105"/>
        </w:rPr>
        <w:t xml:space="preserve"> </w:t>
      </w:r>
      <w:r>
        <w:rPr>
          <w:i/>
          <w:w w:val="105"/>
        </w:rPr>
        <w:t>systematics</w:t>
      </w:r>
      <w:r>
        <w:rPr>
          <w:i/>
          <w:spacing w:val="35"/>
          <w:w w:val="105"/>
        </w:rPr>
        <w:t xml:space="preserve"> </w:t>
      </w:r>
      <w:r>
        <w:rPr>
          <w:spacing w:val="-5"/>
          <w:w w:val="105"/>
        </w:rPr>
        <w:t>pp.</w:t>
      </w:r>
    </w:p>
    <w:p w14:paraId="6FAF5FC5" w14:textId="77777777" w:rsidR="00A43655" w:rsidRDefault="003254AF">
      <w:pPr>
        <w:pStyle w:val="BodyText"/>
        <w:spacing w:before="138"/>
        <w:ind w:left="362"/>
      </w:pPr>
      <w:r>
        <w:rPr>
          <w:spacing w:val="-2"/>
        </w:rPr>
        <w:t>465–492.</w:t>
      </w:r>
    </w:p>
    <w:p w14:paraId="35F9F5BD" w14:textId="77777777" w:rsidR="00A43655" w:rsidRDefault="00A43655">
      <w:pPr>
        <w:pStyle w:val="BodyText"/>
        <w:spacing w:before="30"/>
      </w:pPr>
    </w:p>
    <w:p w14:paraId="51552029" w14:textId="77777777" w:rsidR="00A43655" w:rsidRDefault="003254AF">
      <w:pPr>
        <w:pStyle w:val="BodyText"/>
        <w:spacing w:line="362" w:lineRule="auto"/>
        <w:ind w:left="362" w:right="139" w:hanging="219"/>
        <w:jc w:val="both"/>
      </w:pPr>
      <w:bookmarkStart w:id="70" w:name="_bookmark38"/>
      <w:bookmarkEnd w:id="70"/>
      <w:proofErr w:type="spellStart"/>
      <w:r>
        <w:rPr>
          <w:spacing w:val="13"/>
        </w:rPr>
        <w:t>Jour</w:t>
      </w:r>
      <w:r>
        <w:rPr>
          <w:spacing w:val="7"/>
        </w:rPr>
        <w:t>n</w:t>
      </w:r>
      <w:r>
        <w:rPr>
          <w:spacing w:val="-90"/>
          <w:w w:val="158"/>
        </w:rPr>
        <w:t>´</w:t>
      </w:r>
      <w:r>
        <w:rPr>
          <w:spacing w:val="13"/>
          <w:w w:val="77"/>
        </w:rPr>
        <w:t>e</w:t>
      </w:r>
      <w:proofErr w:type="spellEnd"/>
      <w:r>
        <w:rPr>
          <w:spacing w:val="13"/>
          <w:w w:val="99"/>
        </w:rPr>
        <w:t>,</w:t>
      </w:r>
      <w:r>
        <w:rPr>
          <w:spacing w:val="31"/>
          <w:w w:val="105"/>
        </w:rPr>
        <w:t xml:space="preserve"> </w:t>
      </w:r>
      <w:r>
        <w:rPr>
          <w:w w:val="105"/>
        </w:rPr>
        <w:t>V.,</w:t>
      </w:r>
      <w:r>
        <w:rPr>
          <w:spacing w:val="32"/>
          <w:w w:val="105"/>
        </w:rPr>
        <w:t xml:space="preserve"> </w:t>
      </w:r>
      <w:r>
        <w:rPr>
          <w:w w:val="105"/>
        </w:rPr>
        <w:t>Hacket-Pain,</w:t>
      </w:r>
      <w:r>
        <w:rPr>
          <w:spacing w:val="31"/>
          <w:w w:val="105"/>
        </w:rPr>
        <w:t xml:space="preserve"> </w:t>
      </w:r>
      <w:r>
        <w:rPr>
          <w:w w:val="105"/>
        </w:rPr>
        <w:t>A.</w:t>
      </w:r>
      <w:r>
        <w:rPr>
          <w:spacing w:val="31"/>
          <w:w w:val="105"/>
        </w:rPr>
        <w:t xml:space="preserve"> </w:t>
      </w:r>
      <w:r>
        <w:rPr>
          <w:w w:val="105"/>
        </w:rPr>
        <w:t>&amp;</w:t>
      </w:r>
      <w:r>
        <w:rPr>
          <w:spacing w:val="31"/>
          <w:w w:val="105"/>
        </w:rPr>
        <w:t xml:space="preserve"> </w:t>
      </w:r>
      <w:proofErr w:type="spellStart"/>
      <w:r>
        <w:rPr>
          <w:w w:val="105"/>
        </w:rPr>
        <w:t>Bogdziewicz</w:t>
      </w:r>
      <w:proofErr w:type="spellEnd"/>
      <w:r>
        <w:rPr>
          <w:w w:val="105"/>
        </w:rPr>
        <w:t>,</w:t>
      </w:r>
      <w:r>
        <w:rPr>
          <w:spacing w:val="32"/>
          <w:w w:val="105"/>
        </w:rPr>
        <w:t xml:space="preserve"> </w:t>
      </w:r>
      <w:r>
        <w:rPr>
          <w:w w:val="105"/>
        </w:rPr>
        <w:t>M.</w:t>
      </w:r>
      <w:r>
        <w:rPr>
          <w:spacing w:val="31"/>
          <w:w w:val="105"/>
        </w:rPr>
        <w:t xml:space="preserve"> </w:t>
      </w:r>
      <w:r>
        <w:rPr>
          <w:w w:val="105"/>
        </w:rPr>
        <w:t>(2023)</w:t>
      </w:r>
      <w:r>
        <w:rPr>
          <w:spacing w:val="31"/>
          <w:w w:val="105"/>
        </w:rPr>
        <w:t xml:space="preserve"> </w:t>
      </w:r>
      <w:r>
        <w:rPr>
          <w:w w:val="105"/>
        </w:rPr>
        <w:t>Evolution</w:t>
      </w:r>
      <w:r>
        <w:rPr>
          <w:spacing w:val="31"/>
          <w:w w:val="105"/>
        </w:rPr>
        <w:t xml:space="preserve"> </w:t>
      </w:r>
      <w:r>
        <w:rPr>
          <w:w w:val="105"/>
        </w:rPr>
        <w:t>of</w:t>
      </w:r>
      <w:r>
        <w:rPr>
          <w:spacing w:val="31"/>
          <w:w w:val="105"/>
        </w:rPr>
        <w:t xml:space="preserve"> </w:t>
      </w:r>
      <w:r>
        <w:rPr>
          <w:w w:val="105"/>
        </w:rPr>
        <w:t>masting</w:t>
      </w:r>
      <w:r>
        <w:rPr>
          <w:spacing w:val="31"/>
          <w:w w:val="105"/>
        </w:rPr>
        <w:t xml:space="preserve"> </w:t>
      </w:r>
      <w:r>
        <w:rPr>
          <w:w w:val="105"/>
        </w:rPr>
        <w:t>in</w:t>
      </w:r>
      <w:r>
        <w:rPr>
          <w:spacing w:val="31"/>
          <w:w w:val="105"/>
        </w:rPr>
        <w:t xml:space="preserve"> </w:t>
      </w:r>
      <w:r>
        <w:rPr>
          <w:w w:val="105"/>
        </w:rPr>
        <w:t>plants</w:t>
      </w:r>
      <w:r>
        <w:rPr>
          <w:spacing w:val="31"/>
          <w:w w:val="105"/>
        </w:rPr>
        <w:t xml:space="preserve"> </w:t>
      </w:r>
      <w:r>
        <w:rPr>
          <w:w w:val="105"/>
        </w:rPr>
        <w:t>is</w:t>
      </w:r>
      <w:r>
        <w:rPr>
          <w:spacing w:val="31"/>
          <w:w w:val="105"/>
        </w:rPr>
        <w:t xml:space="preserve"> </w:t>
      </w:r>
      <w:r>
        <w:rPr>
          <w:w w:val="105"/>
        </w:rPr>
        <w:t xml:space="preserve">linked to investment in low tissue mortality. </w:t>
      </w:r>
      <w:r>
        <w:rPr>
          <w:i/>
          <w:w w:val="105"/>
        </w:rPr>
        <w:t>Nature Communications</w:t>
      </w:r>
      <w:r>
        <w:rPr>
          <w:i/>
          <w:spacing w:val="40"/>
          <w:w w:val="105"/>
        </w:rPr>
        <w:t xml:space="preserve"> </w:t>
      </w:r>
      <w:r>
        <w:rPr>
          <w:b/>
          <w:w w:val="105"/>
        </w:rPr>
        <w:t>14</w:t>
      </w:r>
      <w:r>
        <w:rPr>
          <w:w w:val="105"/>
        </w:rPr>
        <w:t>, 7998.</w:t>
      </w:r>
    </w:p>
    <w:p w14:paraId="49BFB031" w14:textId="77777777" w:rsidR="00A43655" w:rsidRDefault="003254AF">
      <w:pPr>
        <w:pStyle w:val="BodyText"/>
        <w:spacing w:before="163" w:line="362" w:lineRule="auto"/>
        <w:ind w:left="362" w:right="138" w:hanging="219"/>
        <w:jc w:val="both"/>
      </w:pPr>
      <w:bookmarkStart w:id="71" w:name="_bookmark39"/>
      <w:bookmarkEnd w:id="71"/>
      <w:r>
        <w:rPr>
          <w:w w:val="105"/>
        </w:rPr>
        <w:t xml:space="preserve">Keenan, T.F., Gray, J., Friedl, M.A., Toomey, M., Bohrer, G., Hollinger, D.Y., Munger, J.W., O’Keefe, J., Schmid, H.P., Wing, I.S. </w:t>
      </w:r>
      <w:r>
        <w:rPr>
          <w:i/>
          <w:w w:val="105"/>
        </w:rPr>
        <w:t xml:space="preserve">et al. </w:t>
      </w:r>
      <w:r>
        <w:rPr>
          <w:w w:val="105"/>
        </w:rPr>
        <w:t>(2014) Net carbon uptake has increased through warming-induced changes</w:t>
      </w:r>
      <w:r>
        <w:rPr>
          <w:spacing w:val="1"/>
          <w:w w:val="105"/>
        </w:rPr>
        <w:t xml:space="preserve"> </w:t>
      </w:r>
      <w:r>
        <w:rPr>
          <w:w w:val="105"/>
        </w:rPr>
        <w:t>in temperate</w:t>
      </w:r>
      <w:r>
        <w:rPr>
          <w:spacing w:val="1"/>
          <w:w w:val="105"/>
        </w:rPr>
        <w:t xml:space="preserve"> </w:t>
      </w:r>
      <w:r>
        <w:rPr>
          <w:w w:val="105"/>
        </w:rPr>
        <w:t>forest</w:t>
      </w:r>
      <w:r>
        <w:rPr>
          <w:spacing w:val="1"/>
          <w:w w:val="105"/>
        </w:rPr>
        <w:t xml:space="preserve"> </w:t>
      </w:r>
      <w:r>
        <w:rPr>
          <w:w w:val="105"/>
        </w:rPr>
        <w:t>phenology.</w:t>
      </w:r>
      <w:r>
        <w:rPr>
          <w:spacing w:val="-1"/>
          <w:w w:val="105"/>
        </w:rPr>
        <w:t xml:space="preserve"> </w:t>
      </w:r>
      <w:r>
        <w:rPr>
          <w:i/>
          <w:w w:val="105"/>
        </w:rPr>
        <w:t>Nature</w:t>
      </w:r>
      <w:r>
        <w:rPr>
          <w:i/>
          <w:spacing w:val="4"/>
          <w:w w:val="105"/>
        </w:rPr>
        <w:t xml:space="preserve"> </w:t>
      </w:r>
      <w:r>
        <w:rPr>
          <w:i/>
          <w:w w:val="105"/>
        </w:rPr>
        <w:t>Climate</w:t>
      </w:r>
      <w:r>
        <w:rPr>
          <w:i/>
          <w:spacing w:val="6"/>
          <w:w w:val="105"/>
        </w:rPr>
        <w:t xml:space="preserve"> </w:t>
      </w:r>
      <w:r>
        <w:rPr>
          <w:i/>
          <w:w w:val="105"/>
        </w:rPr>
        <w:t>Change</w:t>
      </w:r>
      <w:r>
        <w:rPr>
          <w:i/>
          <w:spacing w:val="13"/>
          <w:w w:val="105"/>
        </w:rPr>
        <w:t xml:space="preserve"> </w:t>
      </w:r>
      <w:r>
        <w:rPr>
          <w:b/>
          <w:w w:val="105"/>
        </w:rPr>
        <w:t>4</w:t>
      </w:r>
      <w:r>
        <w:rPr>
          <w:w w:val="105"/>
        </w:rPr>
        <w:t>,</w:t>
      </w:r>
      <w:r>
        <w:rPr>
          <w:spacing w:val="1"/>
          <w:w w:val="105"/>
        </w:rPr>
        <w:t xml:space="preserve"> </w:t>
      </w:r>
      <w:r>
        <w:rPr>
          <w:spacing w:val="-2"/>
          <w:w w:val="105"/>
        </w:rPr>
        <w:t>598–604.</w:t>
      </w:r>
    </w:p>
    <w:p w14:paraId="59D725D6" w14:textId="77777777" w:rsidR="00A43655" w:rsidRDefault="003254AF">
      <w:pPr>
        <w:spacing w:before="163" w:line="362" w:lineRule="auto"/>
        <w:ind w:left="362" w:right="142" w:hanging="219"/>
        <w:jc w:val="both"/>
      </w:pPr>
      <w:bookmarkStart w:id="72" w:name="_bookmark40"/>
      <w:bookmarkEnd w:id="72"/>
      <w:r>
        <w:rPr>
          <w:w w:val="105"/>
        </w:rPr>
        <w:t xml:space="preserve">Kelly, D. (1994) The evolutionary ecology of mast seeding. </w:t>
      </w:r>
      <w:r>
        <w:rPr>
          <w:i/>
          <w:w w:val="105"/>
        </w:rPr>
        <w:t xml:space="preserve">Trends in ecology &amp; evolution </w:t>
      </w:r>
      <w:r>
        <w:rPr>
          <w:b/>
          <w:w w:val="105"/>
        </w:rPr>
        <w:t>9</w:t>
      </w:r>
      <w:r>
        <w:rPr>
          <w:w w:val="105"/>
        </w:rPr>
        <w:t xml:space="preserve">, </w:t>
      </w:r>
      <w:r>
        <w:rPr>
          <w:spacing w:val="-2"/>
          <w:w w:val="105"/>
        </w:rPr>
        <w:t>465–470.</w:t>
      </w:r>
    </w:p>
    <w:p w14:paraId="2DD35B02" w14:textId="77777777" w:rsidR="00A43655" w:rsidRDefault="003254AF">
      <w:pPr>
        <w:spacing w:before="163" w:line="362" w:lineRule="auto"/>
        <w:ind w:left="362" w:right="141" w:hanging="219"/>
        <w:jc w:val="both"/>
      </w:pPr>
      <w:bookmarkStart w:id="73" w:name="_bookmark41"/>
      <w:bookmarkEnd w:id="73"/>
      <w:r>
        <w:rPr>
          <w:w w:val="105"/>
        </w:rPr>
        <w:t>Kelly,</w:t>
      </w:r>
      <w:r>
        <w:rPr>
          <w:spacing w:val="40"/>
          <w:w w:val="105"/>
        </w:rPr>
        <w:t xml:space="preserve"> </w:t>
      </w:r>
      <w:r>
        <w:rPr>
          <w:w w:val="105"/>
        </w:rPr>
        <w:t>D.</w:t>
      </w:r>
      <w:r>
        <w:rPr>
          <w:spacing w:val="40"/>
          <w:w w:val="105"/>
        </w:rPr>
        <w:t xml:space="preserve"> </w:t>
      </w:r>
      <w:r>
        <w:rPr>
          <w:w w:val="105"/>
        </w:rPr>
        <w:t>&amp;</w:t>
      </w:r>
      <w:r>
        <w:rPr>
          <w:spacing w:val="40"/>
          <w:w w:val="105"/>
        </w:rPr>
        <w:t xml:space="preserve"> </w:t>
      </w:r>
      <w:r>
        <w:rPr>
          <w:w w:val="105"/>
        </w:rPr>
        <w:t>Sork,</w:t>
      </w:r>
      <w:r>
        <w:rPr>
          <w:spacing w:val="40"/>
          <w:w w:val="105"/>
        </w:rPr>
        <w:t xml:space="preserve"> </w:t>
      </w:r>
      <w:r>
        <w:rPr>
          <w:w w:val="105"/>
        </w:rPr>
        <w:t>V.L.</w:t>
      </w:r>
      <w:r>
        <w:rPr>
          <w:spacing w:val="40"/>
          <w:w w:val="105"/>
        </w:rPr>
        <w:t xml:space="preserve"> </w:t>
      </w:r>
      <w:r>
        <w:rPr>
          <w:w w:val="105"/>
        </w:rPr>
        <w:t>(2002)</w:t>
      </w:r>
      <w:r>
        <w:rPr>
          <w:spacing w:val="40"/>
          <w:w w:val="105"/>
        </w:rPr>
        <w:t xml:space="preserve"> </w:t>
      </w:r>
      <w:r>
        <w:rPr>
          <w:w w:val="105"/>
        </w:rPr>
        <w:t>Mast</w:t>
      </w:r>
      <w:r>
        <w:rPr>
          <w:spacing w:val="40"/>
          <w:w w:val="105"/>
        </w:rPr>
        <w:t xml:space="preserve"> </w:t>
      </w:r>
      <w:r>
        <w:rPr>
          <w:w w:val="105"/>
        </w:rPr>
        <w:t>seeding</w:t>
      </w:r>
      <w:r>
        <w:rPr>
          <w:spacing w:val="40"/>
          <w:w w:val="105"/>
        </w:rPr>
        <w:t xml:space="preserve"> </w:t>
      </w:r>
      <w:r>
        <w:rPr>
          <w:w w:val="105"/>
        </w:rPr>
        <w:t>in</w:t>
      </w:r>
      <w:r>
        <w:rPr>
          <w:spacing w:val="40"/>
          <w:w w:val="105"/>
        </w:rPr>
        <w:t xml:space="preserve"> </w:t>
      </w:r>
      <w:r>
        <w:rPr>
          <w:w w:val="105"/>
        </w:rPr>
        <w:t>perennial</w:t>
      </w:r>
      <w:r>
        <w:rPr>
          <w:spacing w:val="40"/>
          <w:w w:val="105"/>
        </w:rPr>
        <w:t xml:space="preserve"> </w:t>
      </w:r>
      <w:r>
        <w:rPr>
          <w:w w:val="105"/>
        </w:rPr>
        <w:t>plants:</w:t>
      </w:r>
      <w:r>
        <w:rPr>
          <w:spacing w:val="40"/>
          <w:w w:val="105"/>
        </w:rPr>
        <w:t xml:space="preserve"> </w:t>
      </w:r>
      <w:r>
        <w:rPr>
          <w:w w:val="105"/>
        </w:rPr>
        <w:t>why,</w:t>
      </w:r>
      <w:r>
        <w:rPr>
          <w:spacing w:val="40"/>
          <w:w w:val="105"/>
        </w:rPr>
        <w:t xml:space="preserve"> </w:t>
      </w:r>
      <w:r>
        <w:rPr>
          <w:w w:val="105"/>
        </w:rPr>
        <w:t>how,</w:t>
      </w:r>
      <w:r>
        <w:rPr>
          <w:spacing w:val="40"/>
          <w:w w:val="105"/>
        </w:rPr>
        <w:t xml:space="preserve"> </w:t>
      </w:r>
      <w:r>
        <w:rPr>
          <w:w w:val="105"/>
        </w:rPr>
        <w:t>where?</w:t>
      </w:r>
      <w:r>
        <w:rPr>
          <w:spacing w:val="80"/>
          <w:w w:val="105"/>
        </w:rPr>
        <w:t xml:space="preserve"> </w:t>
      </w:r>
      <w:r>
        <w:rPr>
          <w:i/>
          <w:w w:val="105"/>
        </w:rPr>
        <w:t>Annual review of ecology and systematics</w:t>
      </w:r>
      <w:r>
        <w:rPr>
          <w:i/>
          <w:spacing w:val="36"/>
          <w:w w:val="105"/>
        </w:rPr>
        <w:t xml:space="preserve"> </w:t>
      </w:r>
      <w:r>
        <w:rPr>
          <w:b/>
          <w:w w:val="105"/>
        </w:rPr>
        <w:t>33</w:t>
      </w:r>
      <w:r>
        <w:rPr>
          <w:w w:val="105"/>
        </w:rPr>
        <w:t>, 427–447.</w:t>
      </w:r>
    </w:p>
    <w:p w14:paraId="20573485" w14:textId="77777777" w:rsidR="00A43655" w:rsidRDefault="003254AF">
      <w:pPr>
        <w:pStyle w:val="BodyText"/>
        <w:spacing w:before="162" w:line="362" w:lineRule="auto"/>
        <w:ind w:left="362" w:right="138" w:hanging="219"/>
        <w:jc w:val="both"/>
      </w:pPr>
      <w:bookmarkStart w:id="74" w:name="_bookmark42"/>
      <w:bookmarkEnd w:id="74"/>
      <w:r>
        <w:rPr>
          <w:w w:val="110"/>
        </w:rPr>
        <w:t xml:space="preserve">Knight, T.M., Steets, J.A., </w:t>
      </w:r>
      <w:proofErr w:type="spellStart"/>
      <w:r>
        <w:rPr>
          <w:w w:val="110"/>
        </w:rPr>
        <w:t>Vamosi</w:t>
      </w:r>
      <w:proofErr w:type="spellEnd"/>
      <w:r>
        <w:rPr>
          <w:w w:val="110"/>
        </w:rPr>
        <w:t>, J.C., Mazer, S.J., Burd, M., Campbell, D.R., Dudash, M.R., Johnston,</w:t>
      </w:r>
      <w:r>
        <w:rPr>
          <w:spacing w:val="-14"/>
          <w:w w:val="110"/>
        </w:rPr>
        <w:t xml:space="preserve"> </w:t>
      </w:r>
      <w:r>
        <w:rPr>
          <w:w w:val="110"/>
        </w:rPr>
        <w:t>M.O.,</w:t>
      </w:r>
      <w:r>
        <w:rPr>
          <w:spacing w:val="-14"/>
          <w:w w:val="110"/>
        </w:rPr>
        <w:t xml:space="preserve"> </w:t>
      </w:r>
      <w:r>
        <w:rPr>
          <w:w w:val="110"/>
        </w:rPr>
        <w:t>Mitchell,</w:t>
      </w:r>
      <w:r>
        <w:rPr>
          <w:spacing w:val="-11"/>
          <w:w w:val="110"/>
        </w:rPr>
        <w:t xml:space="preserve"> </w:t>
      </w:r>
      <w:r>
        <w:rPr>
          <w:w w:val="110"/>
        </w:rPr>
        <w:t>R.J.</w:t>
      </w:r>
      <w:r>
        <w:rPr>
          <w:spacing w:val="-14"/>
          <w:w w:val="110"/>
        </w:rPr>
        <w:t xml:space="preserve"> </w:t>
      </w:r>
      <w:r>
        <w:rPr>
          <w:w w:val="110"/>
        </w:rPr>
        <w:t>&amp;</w:t>
      </w:r>
      <w:r>
        <w:rPr>
          <w:spacing w:val="-14"/>
          <w:w w:val="110"/>
        </w:rPr>
        <w:t xml:space="preserve"> </w:t>
      </w:r>
      <w:r>
        <w:rPr>
          <w:w w:val="110"/>
        </w:rPr>
        <w:t>Ashman,</w:t>
      </w:r>
      <w:r>
        <w:rPr>
          <w:spacing w:val="-11"/>
          <w:w w:val="110"/>
        </w:rPr>
        <w:t xml:space="preserve"> </w:t>
      </w:r>
      <w:r>
        <w:rPr>
          <w:w w:val="110"/>
        </w:rPr>
        <w:t>T.L.</w:t>
      </w:r>
      <w:r>
        <w:rPr>
          <w:spacing w:val="-14"/>
          <w:w w:val="110"/>
        </w:rPr>
        <w:t xml:space="preserve"> </w:t>
      </w:r>
      <w:r>
        <w:rPr>
          <w:w w:val="110"/>
        </w:rPr>
        <w:t>(2005)</w:t>
      </w:r>
      <w:r>
        <w:rPr>
          <w:spacing w:val="-14"/>
          <w:w w:val="110"/>
        </w:rPr>
        <w:t xml:space="preserve"> </w:t>
      </w:r>
      <w:r>
        <w:rPr>
          <w:w w:val="110"/>
        </w:rPr>
        <w:t>Pollen</w:t>
      </w:r>
      <w:r>
        <w:rPr>
          <w:spacing w:val="-13"/>
          <w:w w:val="110"/>
        </w:rPr>
        <w:t xml:space="preserve"> </w:t>
      </w:r>
      <w:r>
        <w:rPr>
          <w:w w:val="110"/>
        </w:rPr>
        <w:t>limitation</w:t>
      </w:r>
      <w:r>
        <w:rPr>
          <w:spacing w:val="-14"/>
          <w:w w:val="110"/>
        </w:rPr>
        <w:t xml:space="preserve"> </w:t>
      </w:r>
      <w:r>
        <w:rPr>
          <w:w w:val="110"/>
        </w:rPr>
        <w:t>of</w:t>
      </w:r>
      <w:r>
        <w:rPr>
          <w:spacing w:val="-14"/>
          <w:w w:val="110"/>
        </w:rPr>
        <w:t xml:space="preserve"> </w:t>
      </w:r>
      <w:r>
        <w:rPr>
          <w:w w:val="110"/>
        </w:rPr>
        <w:t>plant</w:t>
      </w:r>
      <w:r>
        <w:rPr>
          <w:spacing w:val="-13"/>
          <w:w w:val="110"/>
        </w:rPr>
        <w:t xml:space="preserve"> </w:t>
      </w:r>
      <w:r>
        <w:rPr>
          <w:w w:val="110"/>
        </w:rPr>
        <w:t xml:space="preserve">reproduction: pattern and process. </w:t>
      </w:r>
      <w:r>
        <w:rPr>
          <w:i/>
          <w:w w:val="110"/>
        </w:rPr>
        <w:t xml:space="preserve">Annu. Rev. Ecol. </w:t>
      </w:r>
      <w:proofErr w:type="spellStart"/>
      <w:r>
        <w:rPr>
          <w:i/>
          <w:w w:val="110"/>
        </w:rPr>
        <w:t>Evol</w:t>
      </w:r>
      <w:proofErr w:type="spellEnd"/>
      <w:r>
        <w:rPr>
          <w:i/>
          <w:w w:val="110"/>
        </w:rPr>
        <w:t xml:space="preserve">. Syst. </w:t>
      </w:r>
      <w:r>
        <w:rPr>
          <w:b/>
          <w:w w:val="110"/>
        </w:rPr>
        <w:t>36</w:t>
      </w:r>
      <w:r>
        <w:rPr>
          <w:w w:val="110"/>
        </w:rPr>
        <w:t>, 467–497.</w:t>
      </w:r>
    </w:p>
    <w:p w14:paraId="4C868F28" w14:textId="77777777" w:rsidR="00A43655" w:rsidRDefault="003254AF">
      <w:pPr>
        <w:spacing w:before="163" w:line="362" w:lineRule="auto"/>
        <w:ind w:left="362" w:right="141" w:hanging="219"/>
        <w:jc w:val="both"/>
      </w:pPr>
      <w:bookmarkStart w:id="75" w:name="_bookmark43"/>
      <w:bookmarkEnd w:id="75"/>
      <w:r>
        <w:rPr>
          <w:w w:val="105"/>
        </w:rPr>
        <w:t xml:space="preserve">Koenig, W.D. (2021) A brief history of masting research. </w:t>
      </w:r>
      <w:r>
        <w:rPr>
          <w:i/>
          <w:w w:val="105"/>
        </w:rPr>
        <w:t>Philosophical Transactions of the Royal Society B</w:t>
      </w:r>
      <w:r>
        <w:rPr>
          <w:i/>
          <w:spacing w:val="40"/>
          <w:w w:val="105"/>
        </w:rPr>
        <w:t xml:space="preserve"> </w:t>
      </w:r>
      <w:r>
        <w:rPr>
          <w:b/>
          <w:w w:val="105"/>
        </w:rPr>
        <w:t>376</w:t>
      </w:r>
      <w:r>
        <w:rPr>
          <w:w w:val="105"/>
        </w:rPr>
        <w:t>, 20200423.</w:t>
      </w:r>
    </w:p>
    <w:p w14:paraId="612EDE40" w14:textId="77777777" w:rsidR="00A43655" w:rsidRDefault="003254AF">
      <w:pPr>
        <w:pStyle w:val="BodyText"/>
        <w:spacing w:before="163" w:line="362" w:lineRule="auto"/>
        <w:ind w:left="362" w:right="138" w:hanging="219"/>
        <w:jc w:val="both"/>
      </w:pPr>
      <w:bookmarkStart w:id="76" w:name="_bookmark44"/>
      <w:bookmarkEnd w:id="76"/>
      <w:r>
        <w:rPr>
          <w:w w:val="105"/>
        </w:rPr>
        <w:t>Koenig, W.D., Knops, J.M. &amp; Carmen, W.J. (2020) Can mast history be inferred from radial growth?</w:t>
      </w:r>
      <w:r>
        <w:rPr>
          <w:spacing w:val="40"/>
          <w:w w:val="105"/>
        </w:rPr>
        <w:t xml:space="preserve"> </w:t>
      </w:r>
      <w:r>
        <w:rPr>
          <w:w w:val="105"/>
        </w:rPr>
        <w:t xml:space="preserve">a test using five species of </w:t>
      </w:r>
      <w:proofErr w:type="spellStart"/>
      <w:r>
        <w:rPr>
          <w:w w:val="105"/>
        </w:rPr>
        <w:t>california</w:t>
      </w:r>
      <w:proofErr w:type="spellEnd"/>
      <w:r>
        <w:rPr>
          <w:w w:val="105"/>
        </w:rPr>
        <w:t xml:space="preserve"> oaks. </w:t>
      </w:r>
      <w:r>
        <w:rPr>
          <w:i/>
          <w:w w:val="105"/>
        </w:rPr>
        <w:t xml:space="preserve">Forest ecology and management </w:t>
      </w:r>
      <w:r>
        <w:rPr>
          <w:b/>
          <w:w w:val="105"/>
        </w:rPr>
        <w:t>472</w:t>
      </w:r>
      <w:r>
        <w:rPr>
          <w:w w:val="105"/>
        </w:rPr>
        <w:t xml:space="preserve">, </w:t>
      </w:r>
      <w:r>
        <w:rPr>
          <w:spacing w:val="-2"/>
          <w:w w:val="105"/>
        </w:rPr>
        <w:t>118233.</w:t>
      </w:r>
    </w:p>
    <w:p w14:paraId="5E112C98" w14:textId="77777777" w:rsidR="00A43655" w:rsidRDefault="003254AF">
      <w:pPr>
        <w:spacing w:before="163" w:line="362" w:lineRule="auto"/>
        <w:ind w:left="362" w:right="142" w:hanging="219"/>
        <w:jc w:val="both"/>
      </w:pPr>
      <w:bookmarkStart w:id="77" w:name="_bookmark45"/>
      <w:bookmarkEnd w:id="77"/>
      <w:proofErr w:type="spellStart"/>
      <w:r>
        <w:rPr>
          <w:spacing w:val="13"/>
          <w:w w:val="142"/>
        </w:rPr>
        <w:t>K</w:t>
      </w:r>
      <w:r>
        <w:rPr>
          <w:spacing w:val="-97"/>
          <w:w w:val="120"/>
        </w:rPr>
        <w:t>¨</w:t>
      </w:r>
      <w:r>
        <w:rPr>
          <w:spacing w:val="13"/>
          <w:w w:val="88"/>
        </w:rPr>
        <w:t>o</w:t>
      </w:r>
      <w:r>
        <w:rPr>
          <w:spacing w:val="13"/>
          <w:w w:val="97"/>
        </w:rPr>
        <w:t>rner</w:t>
      </w:r>
      <w:proofErr w:type="spellEnd"/>
      <w:r>
        <w:rPr>
          <w:spacing w:val="13"/>
          <w:w w:val="97"/>
        </w:rPr>
        <w:t>,</w:t>
      </w:r>
      <w:r>
        <w:rPr>
          <w:spacing w:val="-1"/>
          <w:w w:val="104"/>
        </w:rPr>
        <w:t xml:space="preserve"> </w:t>
      </w:r>
      <w:r>
        <w:rPr>
          <w:w w:val="105"/>
        </w:rPr>
        <w:t>C. (2007) The use of ‘</w:t>
      </w:r>
      <w:proofErr w:type="spellStart"/>
      <w:r>
        <w:rPr>
          <w:w w:val="105"/>
        </w:rPr>
        <w:t>altitude’in</w:t>
      </w:r>
      <w:proofErr w:type="spellEnd"/>
      <w:r>
        <w:rPr>
          <w:w w:val="105"/>
        </w:rPr>
        <w:t xml:space="preserve"> ecological research. </w:t>
      </w:r>
      <w:r>
        <w:rPr>
          <w:i/>
          <w:w w:val="105"/>
        </w:rPr>
        <w:t xml:space="preserve">Trends in ecology &amp; evolution </w:t>
      </w:r>
      <w:r>
        <w:rPr>
          <w:b/>
          <w:w w:val="105"/>
        </w:rPr>
        <w:t>22</w:t>
      </w:r>
      <w:r>
        <w:rPr>
          <w:w w:val="105"/>
        </w:rPr>
        <w:t xml:space="preserve">, </w:t>
      </w:r>
      <w:r>
        <w:rPr>
          <w:spacing w:val="-2"/>
          <w:w w:val="105"/>
        </w:rPr>
        <w:t>569–574.</w:t>
      </w:r>
    </w:p>
    <w:p w14:paraId="53E899E9" w14:textId="77777777" w:rsidR="00A43655" w:rsidRDefault="003254AF">
      <w:pPr>
        <w:spacing w:before="163" w:line="362" w:lineRule="auto"/>
        <w:ind w:left="362" w:right="141" w:hanging="219"/>
        <w:jc w:val="both"/>
      </w:pPr>
      <w:bookmarkStart w:id="78" w:name="_bookmark46"/>
      <w:bookmarkEnd w:id="78"/>
      <w:r>
        <w:rPr>
          <w:w w:val="110"/>
        </w:rPr>
        <w:t xml:space="preserve">Kozlowski, T.T. &amp; Clausen, J.J. (1966) Shoot growth characteristics of </w:t>
      </w:r>
      <w:proofErr w:type="spellStart"/>
      <w:r>
        <w:rPr>
          <w:w w:val="110"/>
        </w:rPr>
        <w:t>heterophyllous</w:t>
      </w:r>
      <w:proofErr w:type="spellEnd"/>
      <w:r>
        <w:rPr>
          <w:w w:val="110"/>
        </w:rPr>
        <w:t xml:space="preserve"> woody plants. </w:t>
      </w:r>
      <w:r>
        <w:rPr>
          <w:i/>
          <w:w w:val="110"/>
        </w:rPr>
        <w:t>Canadian Journal of Botany</w:t>
      </w:r>
      <w:r>
        <w:rPr>
          <w:i/>
          <w:spacing w:val="36"/>
          <w:w w:val="110"/>
        </w:rPr>
        <w:t xml:space="preserve"> </w:t>
      </w:r>
      <w:r>
        <w:rPr>
          <w:b/>
          <w:w w:val="110"/>
        </w:rPr>
        <w:t>44</w:t>
      </w:r>
      <w:r>
        <w:rPr>
          <w:w w:val="110"/>
        </w:rPr>
        <w:t>, 827–843.</w:t>
      </w:r>
    </w:p>
    <w:p w14:paraId="1D655F8E" w14:textId="77777777" w:rsidR="00A43655" w:rsidRDefault="003254AF">
      <w:pPr>
        <w:pStyle w:val="BodyText"/>
        <w:spacing w:before="162" w:line="362" w:lineRule="auto"/>
        <w:ind w:left="362" w:right="137" w:hanging="219"/>
        <w:jc w:val="both"/>
      </w:pPr>
      <w:bookmarkStart w:id="79" w:name="_bookmark47"/>
      <w:bookmarkEnd w:id="79"/>
      <w:r>
        <w:rPr>
          <w:w w:val="110"/>
        </w:rPr>
        <w:t xml:space="preserve">Larrinaga, A.R., Sampedro, L. &amp; Zas, R. (2024) Resource availability and herbivory alter </w:t>
      </w:r>
      <w:proofErr w:type="spellStart"/>
      <w:r>
        <w:t>defence</w:t>
      </w:r>
      <w:proofErr w:type="spellEnd"/>
      <w:r>
        <w:t xml:space="preserve">-growth-reproduction trade-offs in a masting mediterranean pine. </w:t>
      </w:r>
      <w:r>
        <w:rPr>
          <w:i/>
        </w:rPr>
        <w:t xml:space="preserve">Environmental and </w:t>
      </w:r>
      <w:r>
        <w:rPr>
          <w:i/>
          <w:w w:val="110"/>
        </w:rPr>
        <w:t>Experimental Botany</w:t>
      </w:r>
      <w:r>
        <w:rPr>
          <w:i/>
          <w:spacing w:val="40"/>
          <w:w w:val="110"/>
        </w:rPr>
        <w:t xml:space="preserve"> </w:t>
      </w:r>
      <w:r>
        <w:rPr>
          <w:b/>
          <w:w w:val="110"/>
        </w:rPr>
        <w:t>217</w:t>
      </w:r>
      <w:r>
        <w:rPr>
          <w:w w:val="110"/>
        </w:rPr>
        <w:t>, 105546.</w:t>
      </w:r>
    </w:p>
    <w:p w14:paraId="550F913E" w14:textId="77777777" w:rsidR="00A43655" w:rsidRDefault="003254AF">
      <w:pPr>
        <w:spacing w:before="164" w:line="362" w:lineRule="auto"/>
        <w:ind w:left="362" w:right="140" w:hanging="219"/>
        <w:jc w:val="both"/>
      </w:pPr>
      <w:bookmarkStart w:id="80" w:name="_bookmark48"/>
      <w:bookmarkEnd w:id="80"/>
      <w:r>
        <w:rPr>
          <w:w w:val="105"/>
        </w:rPr>
        <w:t>Lau, O.S. &amp; Deng, X.W. (2010) Plant hormone signaling lightens up:</w:t>
      </w:r>
      <w:r>
        <w:rPr>
          <w:spacing w:val="40"/>
          <w:w w:val="105"/>
        </w:rPr>
        <w:t xml:space="preserve"> </w:t>
      </w:r>
      <w:r>
        <w:rPr>
          <w:w w:val="105"/>
        </w:rPr>
        <w:t xml:space="preserve">integrators of light and hormones. </w:t>
      </w:r>
      <w:r>
        <w:rPr>
          <w:i/>
          <w:w w:val="105"/>
        </w:rPr>
        <w:t>Current opinion in plant biology</w:t>
      </w:r>
      <w:r>
        <w:rPr>
          <w:i/>
          <w:spacing w:val="40"/>
          <w:w w:val="105"/>
        </w:rPr>
        <w:t xml:space="preserve"> </w:t>
      </w:r>
      <w:r>
        <w:rPr>
          <w:b/>
          <w:w w:val="105"/>
        </w:rPr>
        <w:t>13</w:t>
      </w:r>
      <w:r>
        <w:rPr>
          <w:w w:val="105"/>
        </w:rPr>
        <w:t>, 571–577.</w:t>
      </w:r>
    </w:p>
    <w:p w14:paraId="5143DC60" w14:textId="77777777" w:rsidR="00A43655" w:rsidRDefault="00A43655">
      <w:pPr>
        <w:spacing w:line="362" w:lineRule="auto"/>
        <w:jc w:val="both"/>
        <w:sectPr w:rsidR="00A43655">
          <w:pgSz w:w="12240" w:h="15840"/>
          <w:pgMar w:top="1420" w:right="1440" w:bottom="1000" w:left="1440" w:header="0" w:footer="806" w:gutter="0"/>
          <w:cols w:space="720"/>
        </w:sectPr>
      </w:pPr>
    </w:p>
    <w:p w14:paraId="336A3B72" w14:textId="77777777" w:rsidR="00A43655" w:rsidRDefault="003254AF">
      <w:pPr>
        <w:pStyle w:val="BodyText"/>
        <w:spacing w:before="29" w:line="362" w:lineRule="auto"/>
        <w:ind w:left="362" w:hanging="219"/>
      </w:pPr>
      <w:bookmarkStart w:id="81" w:name="_bookmark49"/>
      <w:bookmarkEnd w:id="81"/>
      <w:r>
        <w:rPr>
          <w:w w:val="105"/>
        </w:rPr>
        <w:lastRenderedPageBreak/>
        <w:t>Lechowicz,</w:t>
      </w:r>
      <w:r>
        <w:rPr>
          <w:spacing w:val="-8"/>
          <w:w w:val="105"/>
        </w:rPr>
        <w:t xml:space="preserve"> </w:t>
      </w:r>
      <w:r>
        <w:rPr>
          <w:w w:val="105"/>
        </w:rPr>
        <w:t>M.J.</w:t>
      </w:r>
      <w:r>
        <w:rPr>
          <w:spacing w:val="-11"/>
          <w:w w:val="105"/>
        </w:rPr>
        <w:t xml:space="preserve"> </w:t>
      </w:r>
      <w:r>
        <w:rPr>
          <w:w w:val="105"/>
        </w:rPr>
        <w:t>(1984)</w:t>
      </w:r>
      <w:r>
        <w:rPr>
          <w:spacing w:val="-11"/>
          <w:w w:val="105"/>
        </w:rPr>
        <w:t xml:space="preserve"> </w:t>
      </w:r>
      <w:r>
        <w:rPr>
          <w:w w:val="105"/>
        </w:rPr>
        <w:t>Why</w:t>
      </w:r>
      <w:r>
        <w:rPr>
          <w:spacing w:val="-11"/>
          <w:w w:val="105"/>
        </w:rPr>
        <w:t xml:space="preserve"> </w:t>
      </w:r>
      <w:r>
        <w:rPr>
          <w:w w:val="105"/>
        </w:rPr>
        <w:t>do</w:t>
      </w:r>
      <w:r>
        <w:rPr>
          <w:spacing w:val="-12"/>
          <w:w w:val="105"/>
        </w:rPr>
        <w:t xml:space="preserve"> </w:t>
      </w:r>
      <w:r>
        <w:rPr>
          <w:w w:val="105"/>
        </w:rPr>
        <w:t>temperate</w:t>
      </w:r>
      <w:r>
        <w:rPr>
          <w:spacing w:val="-11"/>
          <w:w w:val="105"/>
        </w:rPr>
        <w:t xml:space="preserve"> </w:t>
      </w:r>
      <w:r>
        <w:rPr>
          <w:w w:val="105"/>
        </w:rPr>
        <w:t>deciduous</w:t>
      </w:r>
      <w:r>
        <w:rPr>
          <w:spacing w:val="-12"/>
          <w:w w:val="105"/>
        </w:rPr>
        <w:t xml:space="preserve"> </w:t>
      </w:r>
      <w:proofErr w:type="gramStart"/>
      <w:r>
        <w:rPr>
          <w:w w:val="105"/>
        </w:rPr>
        <w:t>trees</w:t>
      </w:r>
      <w:proofErr w:type="gramEnd"/>
      <w:r>
        <w:rPr>
          <w:spacing w:val="-11"/>
          <w:w w:val="105"/>
        </w:rPr>
        <w:t xml:space="preserve"> </w:t>
      </w:r>
      <w:r>
        <w:rPr>
          <w:w w:val="105"/>
        </w:rPr>
        <w:t>leaf</w:t>
      </w:r>
      <w:r>
        <w:rPr>
          <w:spacing w:val="-11"/>
          <w:w w:val="105"/>
        </w:rPr>
        <w:t xml:space="preserve"> </w:t>
      </w:r>
      <w:r>
        <w:rPr>
          <w:w w:val="105"/>
        </w:rPr>
        <w:t>out</w:t>
      </w:r>
      <w:r>
        <w:rPr>
          <w:spacing w:val="-11"/>
          <w:w w:val="105"/>
        </w:rPr>
        <w:t xml:space="preserve"> </w:t>
      </w:r>
      <w:r>
        <w:rPr>
          <w:w w:val="105"/>
        </w:rPr>
        <w:t>at</w:t>
      </w:r>
      <w:r>
        <w:rPr>
          <w:spacing w:val="-11"/>
          <w:w w:val="105"/>
        </w:rPr>
        <w:t xml:space="preserve"> </w:t>
      </w:r>
      <w:r>
        <w:rPr>
          <w:w w:val="105"/>
        </w:rPr>
        <w:t>different</w:t>
      </w:r>
      <w:r>
        <w:rPr>
          <w:spacing w:val="-11"/>
          <w:w w:val="105"/>
        </w:rPr>
        <w:t xml:space="preserve"> </w:t>
      </w:r>
      <w:r>
        <w:rPr>
          <w:w w:val="105"/>
        </w:rPr>
        <w:t>times?</w:t>
      </w:r>
      <w:r>
        <w:rPr>
          <w:spacing w:val="20"/>
          <w:w w:val="105"/>
        </w:rPr>
        <w:t xml:space="preserve"> </w:t>
      </w:r>
      <w:r>
        <w:rPr>
          <w:w w:val="105"/>
        </w:rPr>
        <w:t xml:space="preserve">adaptation and ecology of forest communities. </w:t>
      </w:r>
      <w:r>
        <w:rPr>
          <w:i/>
          <w:w w:val="105"/>
        </w:rPr>
        <w:t>The American Naturalist</w:t>
      </w:r>
      <w:r>
        <w:rPr>
          <w:i/>
          <w:spacing w:val="40"/>
          <w:w w:val="105"/>
        </w:rPr>
        <w:t xml:space="preserve"> </w:t>
      </w:r>
      <w:r>
        <w:rPr>
          <w:b/>
          <w:w w:val="105"/>
        </w:rPr>
        <w:t>124</w:t>
      </w:r>
      <w:r>
        <w:rPr>
          <w:w w:val="105"/>
        </w:rPr>
        <w:t>, 821–842.</w:t>
      </w:r>
    </w:p>
    <w:p w14:paraId="0D7765D3" w14:textId="77777777" w:rsidR="00A43655" w:rsidRDefault="003254AF">
      <w:pPr>
        <w:spacing w:before="163" w:line="362" w:lineRule="auto"/>
        <w:ind w:left="362" w:hanging="219"/>
      </w:pPr>
      <w:bookmarkStart w:id="82" w:name="_bookmark50"/>
      <w:bookmarkEnd w:id="82"/>
      <w:r>
        <w:rPr>
          <w:w w:val="105"/>
        </w:rPr>
        <w:t>Marks,</w:t>
      </w:r>
      <w:r>
        <w:rPr>
          <w:spacing w:val="-3"/>
          <w:w w:val="105"/>
        </w:rPr>
        <w:t xml:space="preserve"> </w:t>
      </w:r>
      <w:r>
        <w:rPr>
          <w:w w:val="105"/>
        </w:rPr>
        <w:t>P.</w:t>
      </w:r>
      <w:r>
        <w:rPr>
          <w:spacing w:val="-4"/>
          <w:w w:val="105"/>
        </w:rPr>
        <w:t xml:space="preserve"> </w:t>
      </w:r>
      <w:r>
        <w:rPr>
          <w:w w:val="105"/>
        </w:rPr>
        <w:t>(1975)</w:t>
      </w:r>
      <w:r>
        <w:rPr>
          <w:spacing w:val="-4"/>
          <w:w w:val="105"/>
        </w:rPr>
        <w:t xml:space="preserve"> </w:t>
      </w:r>
      <w:r>
        <w:rPr>
          <w:w w:val="105"/>
        </w:rPr>
        <w:t>On</w:t>
      </w:r>
      <w:r>
        <w:rPr>
          <w:spacing w:val="-4"/>
          <w:w w:val="105"/>
        </w:rPr>
        <w:t xml:space="preserve"> </w:t>
      </w:r>
      <w:r>
        <w:rPr>
          <w:w w:val="105"/>
        </w:rPr>
        <w:t>the</w:t>
      </w:r>
      <w:r>
        <w:rPr>
          <w:spacing w:val="-4"/>
          <w:w w:val="105"/>
        </w:rPr>
        <w:t xml:space="preserve"> </w:t>
      </w:r>
      <w:r>
        <w:rPr>
          <w:w w:val="105"/>
        </w:rPr>
        <w:t>relation</w:t>
      </w:r>
      <w:r>
        <w:rPr>
          <w:spacing w:val="-4"/>
          <w:w w:val="105"/>
        </w:rPr>
        <w:t xml:space="preserve"> </w:t>
      </w:r>
      <w:r>
        <w:rPr>
          <w:w w:val="105"/>
        </w:rPr>
        <w:t>between</w:t>
      </w:r>
      <w:r>
        <w:rPr>
          <w:spacing w:val="-4"/>
          <w:w w:val="105"/>
        </w:rPr>
        <w:t xml:space="preserve"> </w:t>
      </w:r>
      <w:r>
        <w:rPr>
          <w:w w:val="105"/>
        </w:rPr>
        <w:t>extension</w:t>
      </w:r>
      <w:r>
        <w:rPr>
          <w:spacing w:val="-4"/>
          <w:w w:val="105"/>
        </w:rPr>
        <w:t xml:space="preserve"> </w:t>
      </w:r>
      <w:r>
        <w:rPr>
          <w:w w:val="105"/>
        </w:rPr>
        <w:t>growth</w:t>
      </w:r>
      <w:r>
        <w:rPr>
          <w:spacing w:val="-4"/>
          <w:w w:val="105"/>
        </w:rPr>
        <w:t xml:space="preserve"> </w:t>
      </w:r>
      <w:r>
        <w:rPr>
          <w:w w:val="105"/>
        </w:rPr>
        <w:t>and</w:t>
      </w:r>
      <w:r>
        <w:rPr>
          <w:spacing w:val="-4"/>
          <w:w w:val="105"/>
        </w:rPr>
        <w:t xml:space="preserve"> </w:t>
      </w:r>
      <w:r>
        <w:rPr>
          <w:w w:val="105"/>
        </w:rPr>
        <w:t>successional</w:t>
      </w:r>
      <w:r>
        <w:rPr>
          <w:spacing w:val="-4"/>
          <w:w w:val="105"/>
        </w:rPr>
        <w:t xml:space="preserve"> </w:t>
      </w:r>
      <w:r>
        <w:rPr>
          <w:w w:val="105"/>
        </w:rPr>
        <w:t>status</w:t>
      </w:r>
      <w:r>
        <w:rPr>
          <w:spacing w:val="-4"/>
          <w:w w:val="105"/>
        </w:rPr>
        <w:t xml:space="preserve"> </w:t>
      </w:r>
      <w:r>
        <w:rPr>
          <w:w w:val="105"/>
        </w:rPr>
        <w:t>of</w:t>
      </w:r>
      <w:r>
        <w:rPr>
          <w:spacing w:val="-4"/>
          <w:w w:val="105"/>
        </w:rPr>
        <w:t xml:space="preserve"> </w:t>
      </w:r>
      <w:r>
        <w:rPr>
          <w:w w:val="105"/>
        </w:rPr>
        <w:t xml:space="preserve">deciduous trees of the northeastern united states. </w:t>
      </w:r>
      <w:r>
        <w:rPr>
          <w:i/>
          <w:w w:val="105"/>
        </w:rPr>
        <w:t>Bulletin</w:t>
      </w:r>
      <w:r>
        <w:rPr>
          <w:i/>
          <w:spacing w:val="30"/>
          <w:w w:val="105"/>
        </w:rPr>
        <w:t xml:space="preserve"> </w:t>
      </w:r>
      <w:r>
        <w:rPr>
          <w:i/>
          <w:w w:val="105"/>
        </w:rPr>
        <w:t>of</w:t>
      </w:r>
      <w:r>
        <w:rPr>
          <w:i/>
          <w:spacing w:val="30"/>
          <w:w w:val="105"/>
        </w:rPr>
        <w:t xml:space="preserve"> </w:t>
      </w:r>
      <w:r>
        <w:rPr>
          <w:i/>
          <w:w w:val="105"/>
        </w:rPr>
        <w:t>the</w:t>
      </w:r>
      <w:r>
        <w:rPr>
          <w:i/>
          <w:spacing w:val="30"/>
          <w:w w:val="105"/>
        </w:rPr>
        <w:t xml:space="preserve"> </w:t>
      </w:r>
      <w:r>
        <w:rPr>
          <w:i/>
          <w:w w:val="105"/>
        </w:rPr>
        <w:t>Torrey</w:t>
      </w:r>
      <w:r>
        <w:rPr>
          <w:i/>
          <w:spacing w:val="30"/>
          <w:w w:val="105"/>
        </w:rPr>
        <w:t xml:space="preserve"> </w:t>
      </w:r>
      <w:r>
        <w:rPr>
          <w:i/>
          <w:w w:val="105"/>
        </w:rPr>
        <w:t>Botanical</w:t>
      </w:r>
      <w:r>
        <w:rPr>
          <w:i/>
          <w:spacing w:val="30"/>
          <w:w w:val="105"/>
        </w:rPr>
        <w:t xml:space="preserve"> </w:t>
      </w:r>
      <w:r>
        <w:rPr>
          <w:i/>
          <w:w w:val="105"/>
        </w:rPr>
        <w:t>Club</w:t>
      </w:r>
      <w:r>
        <w:rPr>
          <w:i/>
          <w:spacing w:val="40"/>
          <w:w w:val="105"/>
        </w:rPr>
        <w:t xml:space="preserve"> </w:t>
      </w:r>
      <w:r>
        <w:rPr>
          <w:w w:val="105"/>
        </w:rPr>
        <w:t>pp. 172–177.</w:t>
      </w:r>
    </w:p>
    <w:p w14:paraId="388A0839" w14:textId="77777777" w:rsidR="00A43655" w:rsidRDefault="003254AF">
      <w:pPr>
        <w:pStyle w:val="BodyText"/>
        <w:spacing w:before="162"/>
        <w:ind w:left="143"/>
      </w:pPr>
      <w:bookmarkStart w:id="83" w:name="_bookmark51"/>
      <w:bookmarkEnd w:id="83"/>
      <w:r>
        <w:rPr>
          <w:w w:val="105"/>
        </w:rPr>
        <w:t>Moles, A. (2015)</w:t>
      </w:r>
      <w:r>
        <w:rPr>
          <w:spacing w:val="1"/>
          <w:w w:val="105"/>
        </w:rPr>
        <w:t xml:space="preserve"> </w:t>
      </w:r>
      <w:r>
        <w:rPr>
          <w:w w:val="105"/>
        </w:rPr>
        <w:t>Worldwide seed mass</w:t>
      </w:r>
      <w:r>
        <w:rPr>
          <w:spacing w:val="1"/>
          <w:w w:val="105"/>
        </w:rPr>
        <w:t xml:space="preserve"> </w:t>
      </w:r>
      <w:r>
        <w:rPr>
          <w:w w:val="105"/>
        </w:rPr>
        <w:t>dataset. Accessed:</w:t>
      </w:r>
      <w:r>
        <w:rPr>
          <w:spacing w:val="17"/>
          <w:w w:val="105"/>
        </w:rPr>
        <w:t xml:space="preserve"> </w:t>
      </w:r>
      <w:r>
        <w:rPr>
          <w:w w:val="105"/>
        </w:rPr>
        <w:t>2025-04-</w:t>
      </w:r>
      <w:r>
        <w:rPr>
          <w:spacing w:val="-5"/>
          <w:w w:val="105"/>
        </w:rPr>
        <w:t>27.</w:t>
      </w:r>
    </w:p>
    <w:p w14:paraId="226A51DE" w14:textId="77777777" w:rsidR="00A43655" w:rsidRDefault="00A43655">
      <w:pPr>
        <w:pStyle w:val="BodyText"/>
        <w:spacing w:before="30"/>
      </w:pPr>
    </w:p>
    <w:p w14:paraId="63D37F59" w14:textId="77777777" w:rsidR="00A43655" w:rsidRDefault="003254AF">
      <w:pPr>
        <w:pStyle w:val="BodyText"/>
        <w:spacing w:line="362" w:lineRule="auto"/>
        <w:ind w:left="362" w:right="138" w:hanging="219"/>
        <w:jc w:val="both"/>
      </w:pPr>
      <w:bookmarkStart w:id="84" w:name="_bookmark52"/>
      <w:bookmarkEnd w:id="84"/>
      <w:r>
        <w:rPr>
          <w:w w:val="105"/>
        </w:rPr>
        <w:t>Moreira, X., Abdala-Roberts, L., Linhart, Y.B. &amp; Mooney, K.A. (2015) Effects of climate on reproductive</w:t>
      </w:r>
      <w:r>
        <w:rPr>
          <w:spacing w:val="-14"/>
          <w:w w:val="105"/>
        </w:rPr>
        <w:t xml:space="preserve"> </w:t>
      </w:r>
      <w:r>
        <w:rPr>
          <w:w w:val="105"/>
        </w:rPr>
        <w:t>investment</w:t>
      </w:r>
      <w:r>
        <w:rPr>
          <w:spacing w:val="-13"/>
          <w:w w:val="105"/>
        </w:rPr>
        <w:t xml:space="preserve"> </w:t>
      </w:r>
      <w:r>
        <w:rPr>
          <w:w w:val="105"/>
        </w:rPr>
        <w:t>in</w:t>
      </w:r>
      <w:r>
        <w:rPr>
          <w:spacing w:val="-13"/>
          <w:w w:val="105"/>
        </w:rPr>
        <w:t xml:space="preserve"> </w:t>
      </w:r>
      <w:r>
        <w:rPr>
          <w:w w:val="105"/>
        </w:rPr>
        <w:t>a</w:t>
      </w:r>
      <w:r>
        <w:rPr>
          <w:spacing w:val="-13"/>
          <w:w w:val="105"/>
        </w:rPr>
        <w:t xml:space="preserve"> </w:t>
      </w:r>
      <w:r>
        <w:rPr>
          <w:w w:val="105"/>
        </w:rPr>
        <w:t>masting</w:t>
      </w:r>
      <w:r>
        <w:rPr>
          <w:spacing w:val="-13"/>
          <w:w w:val="105"/>
        </w:rPr>
        <w:t xml:space="preserve"> </w:t>
      </w:r>
      <w:r>
        <w:rPr>
          <w:w w:val="105"/>
        </w:rPr>
        <w:t>species:</w:t>
      </w:r>
      <w:r>
        <w:rPr>
          <w:spacing w:val="13"/>
          <w:w w:val="105"/>
        </w:rPr>
        <w:t xml:space="preserve"> </w:t>
      </w:r>
      <w:r>
        <w:rPr>
          <w:w w:val="105"/>
        </w:rPr>
        <w:t>assessment</w:t>
      </w:r>
      <w:r>
        <w:rPr>
          <w:spacing w:val="-13"/>
          <w:w w:val="105"/>
        </w:rPr>
        <w:t xml:space="preserve"> </w:t>
      </w:r>
      <w:r>
        <w:rPr>
          <w:w w:val="105"/>
        </w:rPr>
        <w:t>of</w:t>
      </w:r>
      <w:r>
        <w:rPr>
          <w:spacing w:val="-13"/>
          <w:w w:val="105"/>
        </w:rPr>
        <w:t xml:space="preserve"> </w:t>
      </w:r>
      <w:r>
        <w:rPr>
          <w:w w:val="105"/>
        </w:rPr>
        <w:t>climatic</w:t>
      </w:r>
      <w:r>
        <w:rPr>
          <w:spacing w:val="-13"/>
          <w:w w:val="105"/>
        </w:rPr>
        <w:t xml:space="preserve"> </w:t>
      </w:r>
      <w:r>
        <w:rPr>
          <w:w w:val="105"/>
        </w:rPr>
        <w:t>predictors</w:t>
      </w:r>
      <w:r>
        <w:rPr>
          <w:spacing w:val="-13"/>
          <w:w w:val="105"/>
        </w:rPr>
        <w:t xml:space="preserve"> </w:t>
      </w:r>
      <w:r>
        <w:rPr>
          <w:w w:val="105"/>
        </w:rPr>
        <w:t>and</w:t>
      </w:r>
      <w:r>
        <w:rPr>
          <w:spacing w:val="-13"/>
          <w:w w:val="105"/>
        </w:rPr>
        <w:t xml:space="preserve"> </w:t>
      </w:r>
      <w:r>
        <w:rPr>
          <w:w w:val="105"/>
        </w:rPr>
        <w:t xml:space="preserve">underlying mechanisms. </w:t>
      </w:r>
      <w:r>
        <w:rPr>
          <w:i/>
          <w:w w:val="105"/>
        </w:rPr>
        <w:t>Journal of Ecology</w:t>
      </w:r>
      <w:r>
        <w:rPr>
          <w:i/>
          <w:spacing w:val="40"/>
          <w:w w:val="105"/>
        </w:rPr>
        <w:t xml:space="preserve"> </w:t>
      </w:r>
      <w:r>
        <w:rPr>
          <w:b/>
          <w:w w:val="105"/>
        </w:rPr>
        <w:t>103</w:t>
      </w:r>
      <w:r>
        <w:rPr>
          <w:w w:val="105"/>
        </w:rPr>
        <w:t>, 1317–1324.</w:t>
      </w:r>
    </w:p>
    <w:p w14:paraId="43C96108" w14:textId="77777777" w:rsidR="00A43655" w:rsidRDefault="003254AF">
      <w:pPr>
        <w:pStyle w:val="BodyText"/>
        <w:spacing w:before="164" w:line="362" w:lineRule="auto"/>
        <w:ind w:left="362" w:right="138" w:hanging="219"/>
        <w:jc w:val="both"/>
      </w:pPr>
      <w:bookmarkStart w:id="85" w:name="_bookmark53"/>
      <w:bookmarkEnd w:id="85"/>
      <w:r>
        <w:rPr>
          <w:w w:val="110"/>
        </w:rPr>
        <w:t xml:space="preserve">Nigro, K.M., Barton, J.H., Macias, D., Chaudhary, V.B., Pearse, I.S., Bell, D.M., Chen, A., </w:t>
      </w:r>
      <w:proofErr w:type="spellStart"/>
      <w:r>
        <w:rPr>
          <w:w w:val="110"/>
        </w:rPr>
        <w:t>Cleavitt</w:t>
      </w:r>
      <w:proofErr w:type="spellEnd"/>
      <w:r>
        <w:rPr>
          <w:w w:val="110"/>
        </w:rPr>
        <w:t>,</w:t>
      </w:r>
      <w:r>
        <w:rPr>
          <w:spacing w:val="-4"/>
          <w:w w:val="110"/>
        </w:rPr>
        <w:t xml:space="preserve"> </w:t>
      </w:r>
      <w:r>
        <w:rPr>
          <w:w w:val="110"/>
        </w:rPr>
        <w:t>N.L.,</w:t>
      </w:r>
      <w:r>
        <w:rPr>
          <w:spacing w:val="-4"/>
          <w:w w:val="110"/>
        </w:rPr>
        <w:t xml:space="preserve"> </w:t>
      </w:r>
      <w:r>
        <w:rPr>
          <w:w w:val="110"/>
        </w:rPr>
        <w:t>Crone,</w:t>
      </w:r>
      <w:r>
        <w:rPr>
          <w:spacing w:val="-4"/>
          <w:w w:val="110"/>
        </w:rPr>
        <w:t xml:space="preserve"> </w:t>
      </w:r>
      <w:r>
        <w:rPr>
          <w:w w:val="110"/>
        </w:rPr>
        <w:t>E.E.,</w:t>
      </w:r>
      <w:r>
        <w:rPr>
          <w:spacing w:val="-4"/>
          <w:w w:val="110"/>
        </w:rPr>
        <w:t xml:space="preserve"> </w:t>
      </w:r>
      <w:r>
        <w:rPr>
          <w:w w:val="110"/>
        </w:rPr>
        <w:t>Greene,</w:t>
      </w:r>
      <w:r>
        <w:rPr>
          <w:spacing w:val="-4"/>
          <w:w w:val="110"/>
        </w:rPr>
        <w:t xml:space="preserve"> </w:t>
      </w:r>
      <w:r>
        <w:rPr>
          <w:w w:val="110"/>
        </w:rPr>
        <w:t>D.F.</w:t>
      </w:r>
      <w:r>
        <w:rPr>
          <w:spacing w:val="-6"/>
          <w:w w:val="110"/>
        </w:rPr>
        <w:t xml:space="preserve"> </w:t>
      </w:r>
      <w:r>
        <w:rPr>
          <w:i/>
          <w:w w:val="110"/>
        </w:rPr>
        <w:t>et al.</w:t>
      </w:r>
      <w:r>
        <w:rPr>
          <w:i/>
          <w:spacing w:val="-6"/>
          <w:w w:val="110"/>
        </w:rPr>
        <w:t xml:space="preserve"> </w:t>
      </w:r>
      <w:r>
        <w:rPr>
          <w:w w:val="110"/>
        </w:rPr>
        <w:t>(2025)</w:t>
      </w:r>
      <w:r>
        <w:rPr>
          <w:spacing w:val="-5"/>
          <w:w w:val="110"/>
        </w:rPr>
        <w:t xml:space="preserve"> </w:t>
      </w:r>
      <w:r>
        <w:rPr>
          <w:w w:val="110"/>
        </w:rPr>
        <w:t>Co-mast:</w:t>
      </w:r>
      <w:r>
        <w:rPr>
          <w:spacing w:val="16"/>
          <w:w w:val="110"/>
        </w:rPr>
        <w:t xml:space="preserve"> </w:t>
      </w:r>
      <w:r>
        <w:rPr>
          <w:w w:val="110"/>
        </w:rPr>
        <w:t>Harmonized</w:t>
      </w:r>
      <w:r>
        <w:rPr>
          <w:spacing w:val="-5"/>
          <w:w w:val="110"/>
        </w:rPr>
        <w:t xml:space="preserve"> </w:t>
      </w:r>
      <w:r>
        <w:rPr>
          <w:w w:val="110"/>
        </w:rPr>
        <w:t>seed</w:t>
      </w:r>
      <w:r>
        <w:rPr>
          <w:spacing w:val="-5"/>
          <w:w w:val="110"/>
        </w:rPr>
        <w:t xml:space="preserve"> </w:t>
      </w:r>
      <w:r>
        <w:rPr>
          <w:w w:val="110"/>
        </w:rPr>
        <w:t>production data</w:t>
      </w:r>
      <w:r>
        <w:rPr>
          <w:spacing w:val="-9"/>
          <w:w w:val="110"/>
        </w:rPr>
        <w:t xml:space="preserve"> </w:t>
      </w:r>
      <w:r>
        <w:rPr>
          <w:w w:val="110"/>
        </w:rPr>
        <w:t>for</w:t>
      </w:r>
      <w:r>
        <w:rPr>
          <w:spacing w:val="-7"/>
          <w:w w:val="110"/>
        </w:rPr>
        <w:t xml:space="preserve"> </w:t>
      </w:r>
      <w:r>
        <w:rPr>
          <w:w w:val="110"/>
        </w:rPr>
        <w:t>woody</w:t>
      </w:r>
      <w:r>
        <w:rPr>
          <w:spacing w:val="-7"/>
          <w:w w:val="110"/>
        </w:rPr>
        <w:t xml:space="preserve"> </w:t>
      </w:r>
      <w:r>
        <w:rPr>
          <w:w w:val="110"/>
        </w:rPr>
        <w:t>plants</w:t>
      </w:r>
      <w:r>
        <w:rPr>
          <w:spacing w:val="-8"/>
          <w:w w:val="110"/>
        </w:rPr>
        <w:t xml:space="preserve"> </w:t>
      </w:r>
      <w:r>
        <w:rPr>
          <w:w w:val="110"/>
        </w:rPr>
        <w:t>across</w:t>
      </w:r>
      <w:r>
        <w:rPr>
          <w:spacing w:val="-7"/>
          <w:w w:val="110"/>
        </w:rPr>
        <w:t xml:space="preserve"> </w:t>
      </w:r>
      <w:r>
        <w:rPr>
          <w:w w:val="110"/>
        </w:rPr>
        <w:t>us</w:t>
      </w:r>
      <w:r>
        <w:rPr>
          <w:spacing w:val="-8"/>
          <w:w w:val="110"/>
        </w:rPr>
        <w:t xml:space="preserve"> </w:t>
      </w:r>
      <w:r>
        <w:rPr>
          <w:w w:val="110"/>
        </w:rPr>
        <w:t>long-term</w:t>
      </w:r>
      <w:r>
        <w:rPr>
          <w:spacing w:val="-8"/>
          <w:w w:val="110"/>
        </w:rPr>
        <w:t xml:space="preserve"> </w:t>
      </w:r>
      <w:r>
        <w:rPr>
          <w:w w:val="110"/>
        </w:rPr>
        <w:t>research</w:t>
      </w:r>
      <w:r>
        <w:rPr>
          <w:spacing w:val="-7"/>
          <w:w w:val="110"/>
        </w:rPr>
        <w:t xml:space="preserve"> </w:t>
      </w:r>
      <w:r>
        <w:rPr>
          <w:w w:val="110"/>
        </w:rPr>
        <w:t>sites.</w:t>
      </w:r>
      <w:r>
        <w:rPr>
          <w:spacing w:val="-8"/>
          <w:w w:val="110"/>
        </w:rPr>
        <w:t xml:space="preserve"> </w:t>
      </w:r>
      <w:r>
        <w:rPr>
          <w:i/>
          <w:w w:val="110"/>
        </w:rPr>
        <w:t>Ecology</w:t>
      </w:r>
      <w:r>
        <w:rPr>
          <w:i/>
          <w:spacing w:val="5"/>
          <w:w w:val="110"/>
        </w:rPr>
        <w:t xml:space="preserve"> </w:t>
      </w:r>
      <w:r>
        <w:rPr>
          <w:b/>
          <w:w w:val="110"/>
        </w:rPr>
        <w:t>106</w:t>
      </w:r>
      <w:r>
        <w:rPr>
          <w:w w:val="110"/>
        </w:rPr>
        <w:t>,</w:t>
      </w:r>
      <w:r>
        <w:rPr>
          <w:spacing w:val="-8"/>
          <w:w w:val="110"/>
        </w:rPr>
        <w:t xml:space="preserve"> </w:t>
      </w:r>
      <w:r>
        <w:rPr>
          <w:w w:val="110"/>
        </w:rPr>
        <w:t>e4463.</w:t>
      </w:r>
    </w:p>
    <w:p w14:paraId="1F9C58BC" w14:textId="77777777" w:rsidR="00A43655" w:rsidRDefault="003254AF">
      <w:pPr>
        <w:pStyle w:val="BodyText"/>
        <w:spacing w:before="163" w:line="362" w:lineRule="auto"/>
        <w:ind w:left="362" w:right="138" w:hanging="219"/>
        <w:jc w:val="both"/>
      </w:pPr>
      <w:bookmarkStart w:id="86" w:name="_bookmark54"/>
      <w:bookmarkEnd w:id="86"/>
      <w:r>
        <w:rPr>
          <w:w w:val="105"/>
        </w:rPr>
        <w:t>Patterson,</w:t>
      </w:r>
      <w:r>
        <w:rPr>
          <w:spacing w:val="40"/>
          <w:w w:val="105"/>
        </w:rPr>
        <w:t xml:space="preserve"> </w:t>
      </w:r>
      <w:r>
        <w:rPr>
          <w:w w:val="105"/>
        </w:rPr>
        <w:t>T.W.,</w:t>
      </w:r>
      <w:r>
        <w:rPr>
          <w:spacing w:val="40"/>
          <w:w w:val="105"/>
        </w:rPr>
        <w:t xml:space="preserve"> </w:t>
      </w:r>
      <w:r>
        <w:rPr>
          <w:w w:val="105"/>
        </w:rPr>
        <w:t>Greenberg,</w:t>
      </w:r>
      <w:r>
        <w:rPr>
          <w:spacing w:val="40"/>
          <w:w w:val="105"/>
        </w:rPr>
        <w:t xml:space="preserve"> </w:t>
      </w:r>
      <w:r>
        <w:rPr>
          <w:w w:val="105"/>
        </w:rPr>
        <w:t>C.H.</w:t>
      </w:r>
      <w:r>
        <w:rPr>
          <w:spacing w:val="40"/>
          <w:w w:val="105"/>
        </w:rPr>
        <w:t xml:space="preserve"> </w:t>
      </w:r>
      <w:r>
        <w:rPr>
          <w:w w:val="105"/>
        </w:rPr>
        <w:t>&amp;</w:t>
      </w:r>
      <w:r>
        <w:rPr>
          <w:spacing w:val="40"/>
          <w:w w:val="105"/>
        </w:rPr>
        <w:t xml:space="preserve"> </w:t>
      </w:r>
      <w:r>
        <w:rPr>
          <w:w w:val="105"/>
        </w:rPr>
        <w:t>Hacket-Pain,</w:t>
      </w:r>
      <w:r>
        <w:rPr>
          <w:spacing w:val="40"/>
          <w:w w:val="105"/>
        </w:rPr>
        <w:t xml:space="preserve"> </w:t>
      </w:r>
      <w:r>
        <w:rPr>
          <w:w w:val="105"/>
        </w:rPr>
        <w:t>A.</w:t>
      </w:r>
      <w:r>
        <w:rPr>
          <w:spacing w:val="40"/>
          <w:w w:val="105"/>
        </w:rPr>
        <w:t xml:space="preserve"> </w:t>
      </w:r>
      <w:r>
        <w:rPr>
          <w:w w:val="105"/>
        </w:rPr>
        <w:t>(2023)</w:t>
      </w:r>
      <w:r>
        <w:rPr>
          <w:spacing w:val="40"/>
          <w:w w:val="105"/>
        </w:rPr>
        <w:t xml:space="preserve"> </w:t>
      </w:r>
      <w:r>
        <w:rPr>
          <w:w w:val="105"/>
        </w:rPr>
        <w:t>Acorn</w:t>
      </w:r>
      <w:r>
        <w:rPr>
          <w:spacing w:val="40"/>
          <w:w w:val="105"/>
        </w:rPr>
        <w:t xml:space="preserve"> </w:t>
      </w:r>
      <w:r>
        <w:rPr>
          <w:w w:val="105"/>
        </w:rPr>
        <w:t>production,</w:t>
      </w:r>
      <w:r>
        <w:rPr>
          <w:spacing w:val="40"/>
          <w:w w:val="105"/>
        </w:rPr>
        <w:t xml:space="preserve"> </w:t>
      </w:r>
      <w:r>
        <w:rPr>
          <w:w w:val="105"/>
        </w:rPr>
        <w:t>climate,</w:t>
      </w:r>
      <w:r>
        <w:rPr>
          <w:spacing w:val="40"/>
          <w:w w:val="105"/>
        </w:rPr>
        <w:t xml:space="preserve"> </w:t>
      </w:r>
      <w:r>
        <w:rPr>
          <w:w w:val="105"/>
        </w:rPr>
        <w:t xml:space="preserve">and tree-ring growth of five oak species in southern </w:t>
      </w:r>
      <w:proofErr w:type="spellStart"/>
      <w:r>
        <w:rPr>
          <w:w w:val="105"/>
        </w:rPr>
        <w:t>appalachian</w:t>
      </w:r>
      <w:proofErr w:type="spellEnd"/>
      <w:r>
        <w:rPr>
          <w:w w:val="105"/>
        </w:rPr>
        <w:t xml:space="preserve"> forests. </w:t>
      </w:r>
      <w:r>
        <w:rPr>
          <w:i/>
          <w:w w:val="105"/>
        </w:rPr>
        <w:t xml:space="preserve">Forest Ecology and Man- </w:t>
      </w:r>
      <w:proofErr w:type="spellStart"/>
      <w:r>
        <w:rPr>
          <w:i/>
          <w:w w:val="105"/>
        </w:rPr>
        <w:t>agement</w:t>
      </w:r>
      <w:proofErr w:type="spellEnd"/>
      <w:r>
        <w:rPr>
          <w:i/>
          <w:spacing w:val="40"/>
          <w:w w:val="105"/>
        </w:rPr>
        <w:t xml:space="preserve"> </w:t>
      </w:r>
      <w:r>
        <w:rPr>
          <w:b/>
          <w:w w:val="105"/>
        </w:rPr>
        <w:t>546</w:t>
      </w:r>
      <w:r>
        <w:rPr>
          <w:w w:val="105"/>
        </w:rPr>
        <w:t>, 121310.</w:t>
      </w:r>
    </w:p>
    <w:p w14:paraId="4C04DC31" w14:textId="77777777" w:rsidR="00A43655" w:rsidRDefault="003254AF">
      <w:pPr>
        <w:pStyle w:val="BodyText"/>
        <w:spacing w:before="163" w:line="362" w:lineRule="auto"/>
        <w:ind w:left="362" w:right="138" w:hanging="219"/>
        <w:jc w:val="both"/>
      </w:pPr>
      <w:bookmarkStart w:id="87" w:name="_bookmark55"/>
      <w:bookmarkEnd w:id="87"/>
      <w:r>
        <w:rPr>
          <w:w w:val="105"/>
        </w:rPr>
        <w:t xml:space="preserve">Pearse, I.S., Koenig, W.D. &amp; Kelly, D. (2016) Mechanisms of mast seeding: resources, weather, cues, and selection. </w:t>
      </w:r>
      <w:r>
        <w:rPr>
          <w:i/>
          <w:w w:val="105"/>
        </w:rPr>
        <w:t>New Phytologist</w:t>
      </w:r>
      <w:r>
        <w:rPr>
          <w:i/>
          <w:spacing w:val="40"/>
          <w:w w:val="105"/>
        </w:rPr>
        <w:t xml:space="preserve"> </w:t>
      </w:r>
      <w:r>
        <w:rPr>
          <w:b/>
          <w:w w:val="105"/>
        </w:rPr>
        <w:t>212</w:t>
      </w:r>
      <w:r>
        <w:rPr>
          <w:w w:val="105"/>
        </w:rPr>
        <w:t>, 546–562.</w:t>
      </w:r>
    </w:p>
    <w:p w14:paraId="718030F8" w14:textId="77777777" w:rsidR="00A43655" w:rsidRDefault="003254AF">
      <w:pPr>
        <w:pStyle w:val="BodyText"/>
        <w:spacing w:before="163" w:line="362" w:lineRule="auto"/>
        <w:ind w:left="362" w:right="137" w:hanging="219"/>
        <w:jc w:val="both"/>
      </w:pPr>
      <w:bookmarkStart w:id="88" w:name="_bookmark56"/>
      <w:bookmarkEnd w:id="88"/>
      <w:r>
        <w:rPr>
          <w:w w:val="105"/>
        </w:rPr>
        <w:t>Pearse,</w:t>
      </w:r>
      <w:r>
        <w:rPr>
          <w:spacing w:val="40"/>
          <w:w w:val="105"/>
        </w:rPr>
        <w:t xml:space="preserve"> </w:t>
      </w:r>
      <w:r>
        <w:rPr>
          <w:w w:val="105"/>
        </w:rPr>
        <w:t>I.S.,</w:t>
      </w:r>
      <w:r>
        <w:rPr>
          <w:spacing w:val="40"/>
          <w:w w:val="105"/>
        </w:rPr>
        <w:t xml:space="preserve"> </w:t>
      </w:r>
      <w:r>
        <w:rPr>
          <w:w w:val="105"/>
        </w:rPr>
        <w:t>LaMontagne,</w:t>
      </w:r>
      <w:r>
        <w:rPr>
          <w:spacing w:val="40"/>
          <w:w w:val="105"/>
        </w:rPr>
        <w:t xml:space="preserve"> </w:t>
      </w:r>
      <w:r>
        <w:rPr>
          <w:w w:val="105"/>
        </w:rPr>
        <w:t>J.M.,</w:t>
      </w:r>
      <w:r>
        <w:rPr>
          <w:spacing w:val="40"/>
          <w:w w:val="105"/>
        </w:rPr>
        <w:t xml:space="preserve"> </w:t>
      </w:r>
      <w:proofErr w:type="spellStart"/>
      <w:r>
        <w:rPr>
          <w:w w:val="105"/>
        </w:rPr>
        <w:t>Lordon</w:t>
      </w:r>
      <w:proofErr w:type="spellEnd"/>
      <w:r>
        <w:rPr>
          <w:w w:val="105"/>
        </w:rPr>
        <w:t>,</w:t>
      </w:r>
      <w:r>
        <w:rPr>
          <w:spacing w:val="40"/>
          <w:w w:val="105"/>
        </w:rPr>
        <w:t xml:space="preserve"> </w:t>
      </w:r>
      <w:r>
        <w:rPr>
          <w:w w:val="105"/>
        </w:rPr>
        <w:t>M.,</w:t>
      </w:r>
      <w:r>
        <w:rPr>
          <w:spacing w:val="40"/>
          <w:w w:val="105"/>
        </w:rPr>
        <w:t xml:space="preserve"> </w:t>
      </w:r>
      <w:r>
        <w:rPr>
          <w:w w:val="105"/>
        </w:rPr>
        <w:t>Hipp,</w:t>
      </w:r>
      <w:r>
        <w:rPr>
          <w:spacing w:val="40"/>
          <w:w w:val="105"/>
        </w:rPr>
        <w:t xml:space="preserve"> </w:t>
      </w:r>
      <w:r>
        <w:rPr>
          <w:w w:val="105"/>
        </w:rPr>
        <w:t>A.L.</w:t>
      </w:r>
      <w:r>
        <w:rPr>
          <w:spacing w:val="40"/>
          <w:w w:val="105"/>
        </w:rPr>
        <w:t xml:space="preserve"> </w:t>
      </w:r>
      <w:r>
        <w:rPr>
          <w:w w:val="105"/>
        </w:rPr>
        <w:t>&amp;</w:t>
      </w:r>
      <w:r>
        <w:rPr>
          <w:spacing w:val="40"/>
          <w:w w:val="105"/>
        </w:rPr>
        <w:t xml:space="preserve"> </w:t>
      </w:r>
      <w:r>
        <w:rPr>
          <w:w w:val="105"/>
        </w:rPr>
        <w:t>Koenig,</w:t>
      </w:r>
      <w:r>
        <w:rPr>
          <w:spacing w:val="40"/>
          <w:w w:val="105"/>
        </w:rPr>
        <w:t xml:space="preserve"> </w:t>
      </w:r>
      <w:r>
        <w:rPr>
          <w:w w:val="105"/>
        </w:rPr>
        <w:t>W.D.</w:t>
      </w:r>
      <w:r>
        <w:rPr>
          <w:spacing w:val="40"/>
          <w:w w:val="105"/>
        </w:rPr>
        <w:t xml:space="preserve"> </w:t>
      </w:r>
      <w:r>
        <w:rPr>
          <w:w w:val="105"/>
        </w:rPr>
        <w:t>(2020)</w:t>
      </w:r>
      <w:r>
        <w:rPr>
          <w:spacing w:val="40"/>
          <w:w w:val="105"/>
        </w:rPr>
        <w:t xml:space="preserve"> </w:t>
      </w:r>
      <w:r>
        <w:rPr>
          <w:w w:val="105"/>
        </w:rPr>
        <w:t>Biogeography and</w:t>
      </w:r>
      <w:r>
        <w:rPr>
          <w:spacing w:val="-3"/>
          <w:w w:val="105"/>
        </w:rPr>
        <w:t xml:space="preserve"> </w:t>
      </w:r>
      <w:r>
        <w:rPr>
          <w:w w:val="105"/>
        </w:rPr>
        <w:t>phylogeny</w:t>
      </w:r>
      <w:r>
        <w:rPr>
          <w:spacing w:val="-3"/>
          <w:w w:val="105"/>
        </w:rPr>
        <w:t xml:space="preserve"> </w:t>
      </w:r>
      <w:r>
        <w:rPr>
          <w:w w:val="105"/>
        </w:rPr>
        <w:t>of</w:t>
      </w:r>
      <w:r>
        <w:rPr>
          <w:spacing w:val="-3"/>
          <w:w w:val="105"/>
        </w:rPr>
        <w:t xml:space="preserve"> </w:t>
      </w:r>
      <w:r>
        <w:rPr>
          <w:w w:val="105"/>
        </w:rPr>
        <w:t>masting:</w:t>
      </w:r>
      <w:r>
        <w:rPr>
          <w:spacing w:val="24"/>
          <w:w w:val="105"/>
        </w:rPr>
        <w:t xml:space="preserve"> </w:t>
      </w:r>
      <w:r>
        <w:rPr>
          <w:w w:val="105"/>
        </w:rPr>
        <w:t>do</w:t>
      </w:r>
      <w:r>
        <w:rPr>
          <w:spacing w:val="-3"/>
          <w:w w:val="105"/>
        </w:rPr>
        <w:t xml:space="preserve"> </w:t>
      </w:r>
      <w:r>
        <w:rPr>
          <w:w w:val="105"/>
        </w:rPr>
        <w:t>global</w:t>
      </w:r>
      <w:r>
        <w:rPr>
          <w:spacing w:val="-3"/>
          <w:w w:val="105"/>
        </w:rPr>
        <w:t xml:space="preserve"> </w:t>
      </w:r>
      <w:r>
        <w:rPr>
          <w:w w:val="105"/>
        </w:rPr>
        <w:t>patterns</w:t>
      </w:r>
      <w:r>
        <w:rPr>
          <w:spacing w:val="-3"/>
          <w:w w:val="105"/>
        </w:rPr>
        <w:t xml:space="preserve"> </w:t>
      </w:r>
      <w:r>
        <w:rPr>
          <w:w w:val="105"/>
        </w:rPr>
        <w:t>fit</w:t>
      </w:r>
      <w:r>
        <w:rPr>
          <w:spacing w:val="-3"/>
          <w:w w:val="105"/>
        </w:rPr>
        <w:t xml:space="preserve"> </w:t>
      </w:r>
      <w:r>
        <w:rPr>
          <w:w w:val="105"/>
        </w:rPr>
        <w:t>functional</w:t>
      </w:r>
      <w:r>
        <w:rPr>
          <w:spacing w:val="-3"/>
          <w:w w:val="105"/>
        </w:rPr>
        <w:t xml:space="preserve"> </w:t>
      </w:r>
      <w:r>
        <w:rPr>
          <w:w w:val="105"/>
        </w:rPr>
        <w:t>hypotheses?</w:t>
      </w:r>
      <w:r>
        <w:rPr>
          <w:spacing w:val="25"/>
          <w:w w:val="105"/>
        </w:rPr>
        <w:t xml:space="preserve"> </w:t>
      </w:r>
      <w:r>
        <w:rPr>
          <w:i/>
          <w:w w:val="105"/>
        </w:rPr>
        <w:t xml:space="preserve">New Phytologist </w:t>
      </w:r>
      <w:r>
        <w:rPr>
          <w:b/>
          <w:w w:val="105"/>
        </w:rPr>
        <w:t>227</w:t>
      </w:r>
      <w:r>
        <w:rPr>
          <w:w w:val="105"/>
        </w:rPr>
        <w:t xml:space="preserve">, </w:t>
      </w:r>
      <w:r>
        <w:rPr>
          <w:spacing w:val="-2"/>
          <w:w w:val="105"/>
        </w:rPr>
        <w:t>1557–1567.</w:t>
      </w:r>
    </w:p>
    <w:p w14:paraId="5DE38CE2" w14:textId="77777777" w:rsidR="00A43655" w:rsidRDefault="003254AF">
      <w:pPr>
        <w:pStyle w:val="BodyText"/>
        <w:spacing w:before="163" w:line="362" w:lineRule="auto"/>
        <w:ind w:left="362" w:right="140" w:hanging="219"/>
        <w:jc w:val="both"/>
      </w:pPr>
      <w:bookmarkStart w:id="89" w:name="_bookmark57"/>
      <w:bookmarkEnd w:id="89"/>
      <w:r>
        <w:rPr>
          <w:w w:val="105"/>
        </w:rPr>
        <w:t>Redmond,</w:t>
      </w:r>
      <w:r>
        <w:rPr>
          <w:spacing w:val="26"/>
          <w:w w:val="105"/>
        </w:rPr>
        <w:t xml:space="preserve"> </w:t>
      </w:r>
      <w:r>
        <w:rPr>
          <w:w w:val="105"/>
        </w:rPr>
        <w:t>M.D.,</w:t>
      </w:r>
      <w:r>
        <w:rPr>
          <w:spacing w:val="26"/>
          <w:w w:val="105"/>
        </w:rPr>
        <w:t xml:space="preserve"> </w:t>
      </w:r>
      <w:r>
        <w:rPr>
          <w:w w:val="105"/>
        </w:rPr>
        <w:t>Davis,</w:t>
      </w:r>
      <w:r>
        <w:rPr>
          <w:spacing w:val="26"/>
          <w:w w:val="105"/>
        </w:rPr>
        <w:t xml:space="preserve"> </w:t>
      </w:r>
      <w:r>
        <w:rPr>
          <w:w w:val="105"/>
        </w:rPr>
        <w:t>T.S.,</w:t>
      </w:r>
      <w:r>
        <w:rPr>
          <w:spacing w:val="26"/>
          <w:w w:val="105"/>
        </w:rPr>
        <w:t xml:space="preserve"> </w:t>
      </w:r>
      <w:proofErr w:type="spellStart"/>
      <w:r>
        <w:rPr>
          <w:w w:val="105"/>
        </w:rPr>
        <w:t>Ferrenberg</w:t>
      </w:r>
      <w:proofErr w:type="spellEnd"/>
      <w:r>
        <w:rPr>
          <w:w w:val="105"/>
        </w:rPr>
        <w:t>,</w:t>
      </w:r>
      <w:r>
        <w:rPr>
          <w:spacing w:val="26"/>
          <w:w w:val="105"/>
        </w:rPr>
        <w:t xml:space="preserve"> </w:t>
      </w:r>
      <w:r>
        <w:rPr>
          <w:w w:val="105"/>
        </w:rPr>
        <w:t>S.</w:t>
      </w:r>
      <w:r>
        <w:rPr>
          <w:spacing w:val="23"/>
          <w:w w:val="105"/>
        </w:rPr>
        <w:t xml:space="preserve"> </w:t>
      </w:r>
      <w:r>
        <w:rPr>
          <w:w w:val="105"/>
        </w:rPr>
        <w:t>&amp;</w:t>
      </w:r>
      <w:r>
        <w:rPr>
          <w:spacing w:val="23"/>
          <w:w w:val="105"/>
        </w:rPr>
        <w:t xml:space="preserve"> </w:t>
      </w:r>
      <w:r>
        <w:rPr>
          <w:w w:val="105"/>
        </w:rPr>
        <w:t>Wion,</w:t>
      </w:r>
      <w:r>
        <w:rPr>
          <w:spacing w:val="26"/>
          <w:w w:val="105"/>
        </w:rPr>
        <w:t xml:space="preserve"> </w:t>
      </w:r>
      <w:r>
        <w:rPr>
          <w:w w:val="105"/>
        </w:rPr>
        <w:t>A.P.</w:t>
      </w:r>
      <w:r>
        <w:rPr>
          <w:spacing w:val="23"/>
          <w:w w:val="105"/>
        </w:rPr>
        <w:t xml:space="preserve"> </w:t>
      </w:r>
      <w:r>
        <w:rPr>
          <w:w w:val="105"/>
        </w:rPr>
        <w:t>(2019)</w:t>
      </w:r>
      <w:r>
        <w:rPr>
          <w:spacing w:val="23"/>
          <w:w w:val="105"/>
        </w:rPr>
        <w:t xml:space="preserve"> </w:t>
      </w:r>
      <w:r>
        <w:rPr>
          <w:w w:val="105"/>
        </w:rPr>
        <w:t>Resource</w:t>
      </w:r>
      <w:r>
        <w:rPr>
          <w:spacing w:val="23"/>
          <w:w w:val="105"/>
        </w:rPr>
        <w:t xml:space="preserve"> </w:t>
      </w:r>
      <w:r>
        <w:rPr>
          <w:w w:val="105"/>
        </w:rPr>
        <w:t>allocation</w:t>
      </w:r>
      <w:r>
        <w:rPr>
          <w:spacing w:val="23"/>
          <w:w w:val="105"/>
        </w:rPr>
        <w:t xml:space="preserve"> </w:t>
      </w:r>
      <w:r>
        <w:rPr>
          <w:w w:val="105"/>
        </w:rPr>
        <w:t>trade-offs in a mast-seeding conifer:</w:t>
      </w:r>
      <w:r>
        <w:rPr>
          <w:spacing w:val="40"/>
          <w:w w:val="105"/>
        </w:rPr>
        <w:t xml:space="preserve"> </w:t>
      </w:r>
      <w:proofErr w:type="spellStart"/>
      <w:r>
        <w:rPr>
          <w:spacing w:val="18"/>
          <w:w w:val="109"/>
        </w:rPr>
        <w:t>pi</w:t>
      </w:r>
      <w:r>
        <w:rPr>
          <w:spacing w:val="-97"/>
          <w:w w:val="104"/>
        </w:rPr>
        <w:t>n</w:t>
      </w:r>
      <w:r>
        <w:rPr>
          <w:spacing w:val="24"/>
          <w:w w:val="110"/>
        </w:rPr>
        <w:t>˜</w:t>
      </w:r>
      <w:r>
        <w:rPr>
          <w:spacing w:val="18"/>
          <w:w w:val="99"/>
        </w:rPr>
        <w:t>on</w:t>
      </w:r>
      <w:proofErr w:type="spellEnd"/>
      <w:r>
        <w:rPr>
          <w:spacing w:val="-1"/>
          <w:w w:val="105"/>
        </w:rPr>
        <w:t xml:space="preserve"> </w:t>
      </w:r>
      <w:r>
        <w:rPr>
          <w:w w:val="105"/>
        </w:rPr>
        <w:t xml:space="preserve">pine prioritizes reproduction over </w:t>
      </w:r>
      <w:proofErr w:type="spellStart"/>
      <w:r>
        <w:rPr>
          <w:w w:val="105"/>
        </w:rPr>
        <w:t>defence</w:t>
      </w:r>
      <w:proofErr w:type="spellEnd"/>
      <w:r>
        <w:rPr>
          <w:w w:val="105"/>
        </w:rPr>
        <w:t xml:space="preserve">. </w:t>
      </w:r>
      <w:proofErr w:type="spellStart"/>
      <w:r>
        <w:rPr>
          <w:i/>
          <w:w w:val="105"/>
        </w:rPr>
        <w:t>AoB</w:t>
      </w:r>
      <w:proofErr w:type="spellEnd"/>
      <w:r>
        <w:rPr>
          <w:i/>
          <w:w w:val="105"/>
        </w:rPr>
        <w:t xml:space="preserve"> Plants </w:t>
      </w:r>
      <w:r>
        <w:rPr>
          <w:b/>
          <w:w w:val="105"/>
        </w:rPr>
        <w:t>11</w:t>
      </w:r>
      <w:r>
        <w:rPr>
          <w:w w:val="105"/>
        </w:rPr>
        <w:t xml:space="preserve">, </w:t>
      </w:r>
      <w:r>
        <w:rPr>
          <w:spacing w:val="-2"/>
          <w:w w:val="105"/>
        </w:rPr>
        <w:t>plz070.</w:t>
      </w:r>
    </w:p>
    <w:p w14:paraId="7DA09E6D" w14:textId="77777777" w:rsidR="00A43655" w:rsidRDefault="003254AF">
      <w:pPr>
        <w:pStyle w:val="BodyText"/>
        <w:spacing w:before="164"/>
        <w:ind w:left="143"/>
        <w:jc w:val="both"/>
      </w:pPr>
      <w:bookmarkStart w:id="90" w:name="_bookmark58"/>
      <w:bookmarkEnd w:id="90"/>
      <w:r>
        <w:t>Royal</w:t>
      </w:r>
      <w:r>
        <w:rPr>
          <w:spacing w:val="57"/>
        </w:rPr>
        <w:t xml:space="preserve"> </w:t>
      </w:r>
      <w:r>
        <w:t>Botanic</w:t>
      </w:r>
      <w:r>
        <w:rPr>
          <w:spacing w:val="58"/>
        </w:rPr>
        <w:t xml:space="preserve"> </w:t>
      </w:r>
      <w:r>
        <w:t>Gardens,</w:t>
      </w:r>
      <w:r>
        <w:rPr>
          <w:spacing w:val="58"/>
        </w:rPr>
        <w:t xml:space="preserve"> </w:t>
      </w:r>
      <w:r>
        <w:t>K.</w:t>
      </w:r>
      <w:r>
        <w:rPr>
          <w:spacing w:val="58"/>
        </w:rPr>
        <w:t xml:space="preserve"> </w:t>
      </w:r>
      <w:r>
        <w:t>(2007)</w:t>
      </w:r>
      <w:r>
        <w:rPr>
          <w:spacing w:val="58"/>
        </w:rPr>
        <w:t xml:space="preserve"> </w:t>
      </w:r>
      <w:r>
        <w:t>Seed</w:t>
      </w:r>
      <w:r>
        <w:rPr>
          <w:spacing w:val="58"/>
        </w:rPr>
        <w:t xml:space="preserve"> </w:t>
      </w:r>
      <w:r>
        <w:t>information</w:t>
      </w:r>
      <w:r>
        <w:rPr>
          <w:spacing w:val="58"/>
        </w:rPr>
        <w:t xml:space="preserve"> </w:t>
      </w:r>
      <w:r>
        <w:t>database</w:t>
      </w:r>
      <w:r>
        <w:rPr>
          <w:spacing w:val="58"/>
        </w:rPr>
        <w:t xml:space="preserve"> </w:t>
      </w:r>
      <w:r>
        <w:t>(</w:t>
      </w:r>
      <w:proofErr w:type="spellStart"/>
      <w:r>
        <w:t>sid</w:t>
      </w:r>
      <w:proofErr w:type="spellEnd"/>
      <w:r>
        <w:t>).</w:t>
      </w:r>
      <w:r>
        <w:rPr>
          <w:spacing w:val="58"/>
        </w:rPr>
        <w:t xml:space="preserve"> </w:t>
      </w:r>
      <w:r>
        <w:t>Accessed:</w:t>
      </w:r>
      <w:r>
        <w:rPr>
          <w:spacing w:val="67"/>
          <w:w w:val="150"/>
        </w:rPr>
        <w:t xml:space="preserve"> </w:t>
      </w:r>
      <w:r>
        <w:t>2025-04-</w:t>
      </w:r>
      <w:r>
        <w:rPr>
          <w:spacing w:val="-5"/>
        </w:rPr>
        <w:t>27.</w:t>
      </w:r>
    </w:p>
    <w:p w14:paraId="15EAC41F" w14:textId="77777777" w:rsidR="00A43655" w:rsidRDefault="00A43655">
      <w:pPr>
        <w:pStyle w:val="BodyText"/>
        <w:spacing w:before="30"/>
      </w:pPr>
    </w:p>
    <w:p w14:paraId="6A728AF0" w14:textId="77777777" w:rsidR="00A43655" w:rsidRDefault="003254AF">
      <w:pPr>
        <w:pStyle w:val="BodyText"/>
        <w:spacing w:line="362" w:lineRule="auto"/>
        <w:ind w:left="362" w:right="138" w:hanging="219"/>
        <w:jc w:val="both"/>
      </w:pPr>
      <w:bookmarkStart w:id="91" w:name="_bookmark59"/>
      <w:bookmarkEnd w:id="91"/>
      <w:proofErr w:type="spellStart"/>
      <w:r>
        <w:rPr>
          <w:spacing w:val="13"/>
          <w:w w:val="111"/>
        </w:rPr>
        <w:t>S</w:t>
      </w:r>
      <w:r>
        <w:rPr>
          <w:spacing w:val="-97"/>
          <w:w w:val="161"/>
        </w:rPr>
        <w:t>´</w:t>
      </w:r>
      <w:r>
        <w:rPr>
          <w:spacing w:val="13"/>
          <w:w w:val="95"/>
        </w:rPr>
        <w:t>a</w:t>
      </w:r>
      <w:r>
        <w:rPr>
          <w:spacing w:val="13"/>
          <w:w w:val="96"/>
        </w:rPr>
        <w:t>n</w:t>
      </w:r>
      <w:r>
        <w:rPr>
          <w:spacing w:val="6"/>
          <w:w w:val="96"/>
        </w:rPr>
        <w:t>c</w:t>
      </w:r>
      <w:r>
        <w:rPr>
          <w:spacing w:val="13"/>
          <w:w w:val="95"/>
        </w:rPr>
        <w:t>hez-</w:t>
      </w:r>
      <w:r>
        <w:rPr>
          <w:w w:val="105"/>
        </w:rPr>
        <w:t>Humanes</w:t>
      </w:r>
      <w:proofErr w:type="spellEnd"/>
      <w:r>
        <w:rPr>
          <w:w w:val="105"/>
        </w:rPr>
        <w:t xml:space="preserve">, B., Sork, V.L. &amp; </w:t>
      </w:r>
      <w:proofErr w:type="spellStart"/>
      <w:r>
        <w:rPr>
          <w:w w:val="105"/>
        </w:rPr>
        <w:t>Espelta</w:t>
      </w:r>
      <w:proofErr w:type="spellEnd"/>
      <w:r>
        <w:rPr>
          <w:w w:val="105"/>
        </w:rPr>
        <w:t xml:space="preserve">, J.M. (2011) Trade-offs between vegetative growth and acorn production in </w:t>
      </w:r>
      <w:proofErr w:type="spellStart"/>
      <w:r>
        <w:rPr>
          <w:w w:val="105"/>
        </w:rPr>
        <w:t>quercus</w:t>
      </w:r>
      <w:proofErr w:type="spellEnd"/>
      <w:r>
        <w:rPr>
          <w:w w:val="105"/>
        </w:rPr>
        <w:t xml:space="preserve"> lobata during a mast year:</w:t>
      </w:r>
      <w:r>
        <w:rPr>
          <w:spacing w:val="40"/>
          <w:w w:val="105"/>
        </w:rPr>
        <w:t xml:space="preserve"> </w:t>
      </w:r>
      <w:r>
        <w:rPr>
          <w:w w:val="105"/>
        </w:rPr>
        <w:t xml:space="preserve">the relevance of crop size and hierarchical level within the canopy. </w:t>
      </w:r>
      <w:proofErr w:type="spellStart"/>
      <w:r>
        <w:rPr>
          <w:i/>
          <w:w w:val="105"/>
        </w:rPr>
        <w:t>Oecologia</w:t>
      </w:r>
      <w:proofErr w:type="spellEnd"/>
      <w:r>
        <w:rPr>
          <w:i/>
          <w:spacing w:val="40"/>
          <w:w w:val="105"/>
        </w:rPr>
        <w:t xml:space="preserve"> </w:t>
      </w:r>
      <w:r>
        <w:rPr>
          <w:b/>
          <w:w w:val="105"/>
        </w:rPr>
        <w:t>166</w:t>
      </w:r>
      <w:r>
        <w:rPr>
          <w:w w:val="105"/>
        </w:rPr>
        <w:t>, 101–110.</w:t>
      </w:r>
    </w:p>
    <w:p w14:paraId="47490370" w14:textId="77777777" w:rsidR="00A43655" w:rsidRDefault="003254AF">
      <w:pPr>
        <w:spacing w:before="163" w:line="362" w:lineRule="auto"/>
        <w:ind w:left="362" w:right="141" w:hanging="219"/>
        <w:jc w:val="both"/>
      </w:pPr>
      <w:bookmarkStart w:id="92" w:name="_bookmark60"/>
      <w:bookmarkEnd w:id="92"/>
      <w:r>
        <w:rPr>
          <w:w w:val="105"/>
        </w:rPr>
        <w:t>Satake,</w:t>
      </w:r>
      <w:r>
        <w:rPr>
          <w:spacing w:val="25"/>
          <w:w w:val="105"/>
        </w:rPr>
        <w:t xml:space="preserve"> </w:t>
      </w:r>
      <w:r>
        <w:rPr>
          <w:w w:val="105"/>
        </w:rPr>
        <w:t>A.</w:t>
      </w:r>
      <w:r>
        <w:rPr>
          <w:spacing w:val="23"/>
          <w:w w:val="105"/>
        </w:rPr>
        <w:t xml:space="preserve"> </w:t>
      </w:r>
      <w:r>
        <w:rPr>
          <w:w w:val="105"/>
        </w:rPr>
        <w:t>&amp;</w:t>
      </w:r>
      <w:r>
        <w:rPr>
          <w:spacing w:val="23"/>
          <w:w w:val="105"/>
        </w:rPr>
        <w:t xml:space="preserve"> </w:t>
      </w:r>
      <w:r>
        <w:rPr>
          <w:w w:val="105"/>
        </w:rPr>
        <w:t>Kelly,</w:t>
      </w:r>
      <w:r>
        <w:rPr>
          <w:spacing w:val="25"/>
          <w:w w:val="105"/>
        </w:rPr>
        <w:t xml:space="preserve"> </w:t>
      </w:r>
      <w:r>
        <w:rPr>
          <w:w w:val="105"/>
        </w:rPr>
        <w:t>D.</w:t>
      </w:r>
      <w:r>
        <w:rPr>
          <w:spacing w:val="23"/>
          <w:w w:val="105"/>
        </w:rPr>
        <w:t xml:space="preserve"> </w:t>
      </w:r>
      <w:r>
        <w:rPr>
          <w:w w:val="105"/>
        </w:rPr>
        <w:t>(2021)</w:t>
      </w:r>
      <w:r>
        <w:rPr>
          <w:spacing w:val="24"/>
          <w:w w:val="105"/>
        </w:rPr>
        <w:t xml:space="preserve"> </w:t>
      </w:r>
      <w:r>
        <w:rPr>
          <w:w w:val="105"/>
        </w:rPr>
        <w:t>Studying</w:t>
      </w:r>
      <w:r>
        <w:rPr>
          <w:spacing w:val="23"/>
          <w:w w:val="105"/>
        </w:rPr>
        <w:t xml:space="preserve"> </w:t>
      </w:r>
      <w:r>
        <w:rPr>
          <w:w w:val="105"/>
        </w:rPr>
        <w:t>the</w:t>
      </w:r>
      <w:r>
        <w:rPr>
          <w:spacing w:val="23"/>
          <w:w w:val="105"/>
        </w:rPr>
        <w:t xml:space="preserve"> </w:t>
      </w:r>
      <w:r>
        <w:rPr>
          <w:w w:val="105"/>
        </w:rPr>
        <w:t>genetic</w:t>
      </w:r>
      <w:r>
        <w:rPr>
          <w:spacing w:val="23"/>
          <w:w w:val="105"/>
        </w:rPr>
        <w:t xml:space="preserve"> </w:t>
      </w:r>
      <w:r>
        <w:rPr>
          <w:w w:val="105"/>
        </w:rPr>
        <w:t>basis</w:t>
      </w:r>
      <w:r>
        <w:rPr>
          <w:spacing w:val="23"/>
          <w:w w:val="105"/>
        </w:rPr>
        <w:t xml:space="preserve"> </w:t>
      </w:r>
      <w:r>
        <w:rPr>
          <w:w w:val="105"/>
        </w:rPr>
        <w:t>of</w:t>
      </w:r>
      <w:r>
        <w:rPr>
          <w:spacing w:val="23"/>
          <w:w w:val="105"/>
        </w:rPr>
        <w:t xml:space="preserve"> </w:t>
      </w:r>
      <w:r>
        <w:rPr>
          <w:w w:val="105"/>
        </w:rPr>
        <w:t>masting.</w:t>
      </w:r>
      <w:r>
        <w:rPr>
          <w:spacing w:val="23"/>
          <w:w w:val="105"/>
        </w:rPr>
        <w:t xml:space="preserve"> </w:t>
      </w:r>
      <w:r>
        <w:rPr>
          <w:i/>
          <w:w w:val="105"/>
        </w:rPr>
        <w:t>Philosophical</w:t>
      </w:r>
      <w:r>
        <w:rPr>
          <w:i/>
          <w:spacing w:val="30"/>
          <w:w w:val="105"/>
        </w:rPr>
        <w:t xml:space="preserve"> </w:t>
      </w:r>
      <w:r>
        <w:rPr>
          <w:i/>
          <w:w w:val="105"/>
        </w:rPr>
        <w:t>Transactions of the Royal Society B</w:t>
      </w:r>
      <w:r>
        <w:rPr>
          <w:i/>
          <w:spacing w:val="40"/>
          <w:w w:val="105"/>
        </w:rPr>
        <w:t xml:space="preserve"> </w:t>
      </w:r>
      <w:r>
        <w:rPr>
          <w:b/>
          <w:w w:val="105"/>
        </w:rPr>
        <w:t>376</w:t>
      </w:r>
      <w:r>
        <w:rPr>
          <w:w w:val="105"/>
        </w:rPr>
        <w:t>, 20210116.</w:t>
      </w:r>
    </w:p>
    <w:p w14:paraId="5715A8E4" w14:textId="77777777" w:rsidR="00A43655" w:rsidRDefault="00A43655">
      <w:pPr>
        <w:spacing w:line="362" w:lineRule="auto"/>
        <w:jc w:val="both"/>
        <w:sectPr w:rsidR="00A43655">
          <w:pgSz w:w="12240" w:h="15840"/>
          <w:pgMar w:top="1420" w:right="1440" w:bottom="1000" w:left="1440" w:header="0" w:footer="806" w:gutter="0"/>
          <w:cols w:space="720"/>
        </w:sectPr>
      </w:pPr>
    </w:p>
    <w:p w14:paraId="74FD1E6C" w14:textId="77777777" w:rsidR="00A43655" w:rsidRDefault="003254AF">
      <w:pPr>
        <w:pStyle w:val="BodyText"/>
        <w:spacing w:before="29" w:line="362" w:lineRule="auto"/>
        <w:ind w:left="362" w:right="139" w:hanging="219"/>
        <w:jc w:val="both"/>
      </w:pPr>
      <w:bookmarkStart w:id="93" w:name="_bookmark61"/>
      <w:bookmarkEnd w:id="93"/>
      <w:r>
        <w:rPr>
          <w:w w:val="110"/>
        </w:rPr>
        <w:lastRenderedPageBreak/>
        <w:t xml:space="preserve">Schauber, E.M., Kelly, D., Turchin, P., Simon, C., Lee, W.G., Allen, R.B., Payton, I.J., Wilson, P.R., Cowan, P.E. &amp; Brockie, R. (2002) Masting by eighteen new </w:t>
      </w:r>
      <w:proofErr w:type="spellStart"/>
      <w:r>
        <w:rPr>
          <w:w w:val="110"/>
        </w:rPr>
        <w:t>zealand</w:t>
      </w:r>
      <w:proofErr w:type="spellEnd"/>
      <w:r>
        <w:rPr>
          <w:w w:val="110"/>
        </w:rPr>
        <w:t xml:space="preserve"> plant species:</w:t>
      </w:r>
      <w:r>
        <w:rPr>
          <w:spacing w:val="22"/>
          <w:w w:val="110"/>
        </w:rPr>
        <w:t xml:space="preserve"> </w:t>
      </w:r>
      <w:r>
        <w:rPr>
          <w:w w:val="110"/>
        </w:rPr>
        <w:t>the role</w:t>
      </w:r>
      <w:r>
        <w:rPr>
          <w:spacing w:val="-8"/>
          <w:w w:val="110"/>
        </w:rPr>
        <w:t xml:space="preserve"> </w:t>
      </w:r>
      <w:r>
        <w:rPr>
          <w:w w:val="110"/>
        </w:rPr>
        <w:t>of</w:t>
      </w:r>
      <w:r>
        <w:rPr>
          <w:spacing w:val="-7"/>
          <w:w w:val="110"/>
        </w:rPr>
        <w:t xml:space="preserve"> </w:t>
      </w:r>
      <w:r>
        <w:rPr>
          <w:w w:val="110"/>
        </w:rPr>
        <w:t>temperature</w:t>
      </w:r>
      <w:r>
        <w:rPr>
          <w:spacing w:val="-8"/>
          <w:w w:val="110"/>
        </w:rPr>
        <w:t xml:space="preserve"> </w:t>
      </w:r>
      <w:r>
        <w:rPr>
          <w:w w:val="110"/>
        </w:rPr>
        <w:t>as</w:t>
      </w:r>
      <w:r>
        <w:rPr>
          <w:spacing w:val="-7"/>
          <w:w w:val="110"/>
        </w:rPr>
        <w:t xml:space="preserve"> </w:t>
      </w:r>
      <w:r>
        <w:rPr>
          <w:w w:val="110"/>
        </w:rPr>
        <w:t>a</w:t>
      </w:r>
      <w:r>
        <w:rPr>
          <w:spacing w:val="-8"/>
          <w:w w:val="110"/>
        </w:rPr>
        <w:t xml:space="preserve"> </w:t>
      </w:r>
      <w:r>
        <w:rPr>
          <w:w w:val="110"/>
        </w:rPr>
        <w:t>synchronizing</w:t>
      </w:r>
      <w:r>
        <w:rPr>
          <w:spacing w:val="-8"/>
          <w:w w:val="110"/>
        </w:rPr>
        <w:t xml:space="preserve"> </w:t>
      </w:r>
      <w:r>
        <w:rPr>
          <w:w w:val="110"/>
        </w:rPr>
        <w:t>cue.</w:t>
      </w:r>
      <w:r>
        <w:rPr>
          <w:spacing w:val="-8"/>
          <w:w w:val="110"/>
        </w:rPr>
        <w:t xml:space="preserve"> </w:t>
      </w:r>
      <w:r>
        <w:rPr>
          <w:i/>
          <w:w w:val="110"/>
        </w:rPr>
        <w:t>Ecology</w:t>
      </w:r>
      <w:r>
        <w:rPr>
          <w:i/>
          <w:spacing w:val="4"/>
          <w:w w:val="110"/>
        </w:rPr>
        <w:t xml:space="preserve"> </w:t>
      </w:r>
      <w:r>
        <w:rPr>
          <w:b/>
          <w:w w:val="110"/>
        </w:rPr>
        <w:t>83</w:t>
      </w:r>
      <w:r>
        <w:rPr>
          <w:w w:val="110"/>
        </w:rPr>
        <w:t>,</w:t>
      </w:r>
      <w:r>
        <w:rPr>
          <w:spacing w:val="-7"/>
          <w:w w:val="110"/>
        </w:rPr>
        <w:t xml:space="preserve"> </w:t>
      </w:r>
      <w:r>
        <w:rPr>
          <w:w w:val="110"/>
        </w:rPr>
        <w:t>1214–1225.</w:t>
      </w:r>
    </w:p>
    <w:p w14:paraId="2D850F25" w14:textId="77777777" w:rsidR="00A43655" w:rsidRDefault="003254AF">
      <w:pPr>
        <w:spacing w:before="183" w:line="362" w:lineRule="auto"/>
        <w:ind w:left="362" w:right="142" w:hanging="219"/>
        <w:jc w:val="both"/>
      </w:pPr>
      <w:bookmarkStart w:id="94" w:name="_bookmark62"/>
      <w:bookmarkEnd w:id="94"/>
      <w:r>
        <w:rPr>
          <w:w w:val="105"/>
        </w:rPr>
        <w:t xml:space="preserve">Silvertown, J.W. (1980) The evolutionary ecology of mast seeding in trees. </w:t>
      </w:r>
      <w:r>
        <w:rPr>
          <w:i/>
          <w:w w:val="105"/>
        </w:rPr>
        <w:t>Biological journal of the Linnean Society</w:t>
      </w:r>
      <w:r>
        <w:rPr>
          <w:i/>
          <w:spacing w:val="40"/>
          <w:w w:val="105"/>
        </w:rPr>
        <w:t xml:space="preserve"> </w:t>
      </w:r>
      <w:r>
        <w:rPr>
          <w:b/>
          <w:w w:val="105"/>
        </w:rPr>
        <w:t>14</w:t>
      </w:r>
      <w:r>
        <w:rPr>
          <w:w w:val="105"/>
        </w:rPr>
        <w:t>, 235–250.</w:t>
      </w:r>
    </w:p>
    <w:p w14:paraId="64A2C64C" w14:textId="77777777" w:rsidR="00A43655" w:rsidRDefault="003254AF">
      <w:pPr>
        <w:spacing w:before="181" w:line="523" w:lineRule="auto"/>
        <w:ind w:left="143" w:right="1291"/>
        <w:jc w:val="both"/>
      </w:pPr>
      <w:bookmarkStart w:id="95" w:name="_bookmark64"/>
      <w:bookmarkEnd w:id="95"/>
      <w:r>
        <w:rPr>
          <w:w w:val="105"/>
        </w:rPr>
        <w:t xml:space="preserve">Speer, J.H. (2010) </w:t>
      </w:r>
      <w:r>
        <w:rPr>
          <w:i/>
          <w:w w:val="105"/>
        </w:rPr>
        <w:t>Fundamentals of tree-ring research</w:t>
      </w:r>
      <w:r>
        <w:rPr>
          <w:w w:val="105"/>
        </w:rPr>
        <w:t xml:space="preserve">. University of Arizona Press. </w:t>
      </w:r>
      <w:bookmarkStart w:id="96" w:name="_bookmark63"/>
      <w:bookmarkEnd w:id="96"/>
      <w:r>
        <w:rPr>
          <w:w w:val="105"/>
        </w:rPr>
        <w:t>Stearns,</w:t>
      </w:r>
      <w:r>
        <w:rPr>
          <w:spacing w:val="40"/>
          <w:w w:val="105"/>
        </w:rPr>
        <w:t xml:space="preserve"> </w:t>
      </w:r>
      <w:r>
        <w:rPr>
          <w:w w:val="105"/>
        </w:rPr>
        <w:t>S.C.</w:t>
      </w:r>
      <w:r>
        <w:rPr>
          <w:spacing w:val="40"/>
          <w:w w:val="105"/>
        </w:rPr>
        <w:t xml:space="preserve"> </w:t>
      </w:r>
      <w:r>
        <w:rPr>
          <w:w w:val="105"/>
        </w:rPr>
        <w:t>(1998)</w:t>
      </w:r>
      <w:r>
        <w:rPr>
          <w:spacing w:val="40"/>
          <w:w w:val="105"/>
        </w:rPr>
        <w:t xml:space="preserve"> </w:t>
      </w:r>
      <w:r>
        <w:rPr>
          <w:i/>
          <w:w w:val="105"/>
        </w:rPr>
        <w:t>The</w:t>
      </w:r>
      <w:r>
        <w:rPr>
          <w:i/>
          <w:spacing w:val="40"/>
          <w:w w:val="105"/>
        </w:rPr>
        <w:t xml:space="preserve"> </w:t>
      </w:r>
      <w:r>
        <w:rPr>
          <w:i/>
          <w:w w:val="105"/>
        </w:rPr>
        <w:t>evolution</w:t>
      </w:r>
      <w:r>
        <w:rPr>
          <w:i/>
          <w:spacing w:val="40"/>
          <w:w w:val="105"/>
        </w:rPr>
        <w:t xml:space="preserve"> </w:t>
      </w:r>
      <w:r>
        <w:rPr>
          <w:i/>
          <w:w w:val="105"/>
        </w:rPr>
        <w:t>of</w:t>
      </w:r>
      <w:r>
        <w:rPr>
          <w:i/>
          <w:spacing w:val="40"/>
          <w:w w:val="105"/>
        </w:rPr>
        <w:t xml:space="preserve"> </w:t>
      </w:r>
      <w:r>
        <w:rPr>
          <w:i/>
          <w:w w:val="105"/>
        </w:rPr>
        <w:t>life</w:t>
      </w:r>
      <w:r>
        <w:rPr>
          <w:i/>
          <w:spacing w:val="40"/>
          <w:w w:val="105"/>
        </w:rPr>
        <w:t xml:space="preserve"> </w:t>
      </w:r>
      <w:r>
        <w:rPr>
          <w:i/>
          <w:w w:val="105"/>
        </w:rPr>
        <w:t>histories</w:t>
      </w:r>
      <w:r>
        <w:rPr>
          <w:w w:val="105"/>
        </w:rPr>
        <w:t>.</w:t>
      </w:r>
      <w:r>
        <w:rPr>
          <w:spacing w:val="40"/>
          <w:w w:val="105"/>
        </w:rPr>
        <w:t xml:space="preserve"> </w:t>
      </w:r>
      <w:r>
        <w:rPr>
          <w:w w:val="105"/>
        </w:rPr>
        <w:t>Oxford</w:t>
      </w:r>
      <w:r>
        <w:rPr>
          <w:spacing w:val="40"/>
          <w:w w:val="105"/>
        </w:rPr>
        <w:t xml:space="preserve"> </w:t>
      </w:r>
      <w:r>
        <w:rPr>
          <w:w w:val="105"/>
        </w:rPr>
        <w:t>university</w:t>
      </w:r>
      <w:r>
        <w:rPr>
          <w:spacing w:val="40"/>
          <w:w w:val="105"/>
        </w:rPr>
        <w:t xml:space="preserve"> </w:t>
      </w:r>
      <w:r>
        <w:rPr>
          <w:w w:val="105"/>
        </w:rPr>
        <w:t>press.</w:t>
      </w:r>
    </w:p>
    <w:p w14:paraId="539E32DE" w14:textId="77777777" w:rsidR="00A43655" w:rsidRDefault="003254AF">
      <w:pPr>
        <w:spacing w:before="1" w:line="362" w:lineRule="auto"/>
        <w:ind w:left="362" w:right="139" w:hanging="219"/>
        <w:jc w:val="both"/>
      </w:pPr>
      <w:bookmarkStart w:id="97" w:name="_bookmark65"/>
      <w:bookmarkEnd w:id="97"/>
      <w:r>
        <w:rPr>
          <w:w w:val="105"/>
        </w:rPr>
        <w:t>Sundqvist, M.K., Sanders, N.J. &amp; Wardle, D.A. (2013) Community and ecosystem responses to elevational gradients:</w:t>
      </w:r>
      <w:r>
        <w:rPr>
          <w:spacing w:val="40"/>
          <w:w w:val="105"/>
        </w:rPr>
        <w:t xml:space="preserve"> </w:t>
      </w:r>
      <w:r>
        <w:rPr>
          <w:w w:val="105"/>
        </w:rPr>
        <w:t xml:space="preserve">processes, mechanisms, and insights for global change. </w:t>
      </w:r>
      <w:r>
        <w:rPr>
          <w:i/>
          <w:w w:val="105"/>
        </w:rPr>
        <w:t>Annual review of ecology, evolution, and systematics</w:t>
      </w:r>
      <w:r>
        <w:rPr>
          <w:i/>
          <w:spacing w:val="40"/>
          <w:w w:val="105"/>
        </w:rPr>
        <w:t xml:space="preserve"> </w:t>
      </w:r>
      <w:r>
        <w:rPr>
          <w:b/>
          <w:w w:val="105"/>
        </w:rPr>
        <w:t>44</w:t>
      </w:r>
      <w:r>
        <w:rPr>
          <w:w w:val="105"/>
        </w:rPr>
        <w:t>, 261–280.</w:t>
      </w:r>
    </w:p>
    <w:p w14:paraId="77123FA5" w14:textId="77777777" w:rsidR="00A43655" w:rsidRDefault="003254AF">
      <w:pPr>
        <w:spacing w:before="182"/>
        <w:ind w:left="143"/>
        <w:jc w:val="both"/>
        <w:rPr>
          <w:i/>
        </w:rPr>
      </w:pPr>
      <w:bookmarkStart w:id="98" w:name="_bookmark66"/>
      <w:bookmarkEnd w:id="98"/>
      <w:r>
        <w:rPr>
          <w:w w:val="105"/>
        </w:rPr>
        <w:t>Venable,</w:t>
      </w:r>
      <w:r>
        <w:rPr>
          <w:spacing w:val="-2"/>
          <w:w w:val="105"/>
        </w:rPr>
        <w:t xml:space="preserve"> </w:t>
      </w:r>
      <w:r>
        <w:rPr>
          <w:w w:val="105"/>
        </w:rPr>
        <w:t>D.L.</w:t>
      </w:r>
      <w:r>
        <w:rPr>
          <w:spacing w:val="-3"/>
          <w:w w:val="105"/>
        </w:rPr>
        <w:t xml:space="preserve"> </w:t>
      </w:r>
      <w:r>
        <w:rPr>
          <w:w w:val="105"/>
        </w:rPr>
        <w:t>(1989)</w:t>
      </w:r>
      <w:r>
        <w:rPr>
          <w:spacing w:val="-3"/>
          <w:w w:val="105"/>
        </w:rPr>
        <w:t xml:space="preserve"> </w:t>
      </w:r>
      <w:r>
        <w:rPr>
          <w:w w:val="105"/>
        </w:rPr>
        <w:t>Modeling</w:t>
      </w:r>
      <w:r>
        <w:rPr>
          <w:spacing w:val="-3"/>
          <w:w w:val="105"/>
        </w:rPr>
        <w:t xml:space="preserve"> </w:t>
      </w:r>
      <w:r>
        <w:rPr>
          <w:w w:val="105"/>
        </w:rPr>
        <w:t>the</w:t>
      </w:r>
      <w:r>
        <w:rPr>
          <w:spacing w:val="-3"/>
          <w:w w:val="105"/>
        </w:rPr>
        <w:t xml:space="preserve"> </w:t>
      </w:r>
      <w:r>
        <w:rPr>
          <w:w w:val="105"/>
        </w:rPr>
        <w:t>evolutionary</w:t>
      </w:r>
      <w:r>
        <w:rPr>
          <w:spacing w:val="-3"/>
          <w:w w:val="105"/>
        </w:rPr>
        <w:t xml:space="preserve"> </w:t>
      </w:r>
      <w:r>
        <w:rPr>
          <w:w w:val="105"/>
        </w:rPr>
        <w:t>ecology</w:t>
      </w:r>
      <w:r>
        <w:rPr>
          <w:spacing w:val="-3"/>
          <w:w w:val="105"/>
        </w:rPr>
        <w:t xml:space="preserve"> </w:t>
      </w:r>
      <w:r>
        <w:rPr>
          <w:w w:val="105"/>
        </w:rPr>
        <w:t>of</w:t>
      </w:r>
      <w:r>
        <w:rPr>
          <w:spacing w:val="-3"/>
          <w:w w:val="105"/>
        </w:rPr>
        <w:t xml:space="preserve"> </w:t>
      </w:r>
      <w:r>
        <w:rPr>
          <w:w w:val="105"/>
        </w:rPr>
        <w:t>seed</w:t>
      </w:r>
      <w:r>
        <w:rPr>
          <w:spacing w:val="-3"/>
          <w:w w:val="105"/>
        </w:rPr>
        <w:t xml:space="preserve"> </w:t>
      </w:r>
      <w:r>
        <w:rPr>
          <w:w w:val="105"/>
        </w:rPr>
        <w:t>banks.</w:t>
      </w:r>
      <w:r>
        <w:rPr>
          <w:spacing w:val="-5"/>
          <w:w w:val="105"/>
        </w:rPr>
        <w:t xml:space="preserve"> </w:t>
      </w:r>
      <w:r>
        <w:rPr>
          <w:i/>
          <w:w w:val="105"/>
        </w:rPr>
        <w:t>Ecology</w:t>
      </w:r>
      <w:r>
        <w:rPr>
          <w:i/>
          <w:spacing w:val="2"/>
          <w:w w:val="105"/>
        </w:rPr>
        <w:t xml:space="preserve"> </w:t>
      </w:r>
      <w:r>
        <w:rPr>
          <w:i/>
          <w:w w:val="105"/>
        </w:rPr>
        <w:t>of</w:t>
      </w:r>
      <w:r>
        <w:rPr>
          <w:i/>
          <w:spacing w:val="2"/>
          <w:w w:val="105"/>
        </w:rPr>
        <w:t xml:space="preserve"> </w:t>
      </w:r>
      <w:r>
        <w:rPr>
          <w:i/>
          <w:w w:val="105"/>
        </w:rPr>
        <w:t>soil</w:t>
      </w:r>
      <w:r>
        <w:rPr>
          <w:i/>
          <w:spacing w:val="2"/>
          <w:w w:val="105"/>
        </w:rPr>
        <w:t xml:space="preserve"> </w:t>
      </w:r>
      <w:r>
        <w:rPr>
          <w:i/>
          <w:w w:val="105"/>
        </w:rPr>
        <w:t>seed</w:t>
      </w:r>
      <w:r>
        <w:rPr>
          <w:i/>
          <w:spacing w:val="2"/>
          <w:w w:val="105"/>
        </w:rPr>
        <w:t xml:space="preserve"> </w:t>
      </w:r>
      <w:r>
        <w:rPr>
          <w:i/>
          <w:spacing w:val="-2"/>
          <w:w w:val="105"/>
        </w:rPr>
        <w:t>banks</w:t>
      </w:r>
    </w:p>
    <w:p w14:paraId="12208458" w14:textId="77777777" w:rsidR="00A43655" w:rsidRDefault="003254AF">
      <w:pPr>
        <w:pStyle w:val="BodyText"/>
        <w:spacing w:before="138"/>
        <w:ind w:left="362"/>
      </w:pPr>
      <w:r>
        <w:t>pp.</w:t>
      </w:r>
      <w:r>
        <w:rPr>
          <w:spacing w:val="37"/>
        </w:rPr>
        <w:t xml:space="preserve"> </w:t>
      </w:r>
      <w:r>
        <w:rPr>
          <w:spacing w:val="-2"/>
        </w:rPr>
        <w:t>67–90.</w:t>
      </w:r>
    </w:p>
    <w:p w14:paraId="0481F0ED" w14:textId="77777777" w:rsidR="00A43655" w:rsidRDefault="00A43655">
      <w:pPr>
        <w:pStyle w:val="BodyText"/>
        <w:spacing w:before="48"/>
      </w:pPr>
    </w:p>
    <w:p w14:paraId="0804561E" w14:textId="77777777" w:rsidR="00A43655" w:rsidRDefault="003254AF">
      <w:pPr>
        <w:ind w:left="143"/>
        <w:jc w:val="both"/>
      </w:pPr>
      <w:bookmarkStart w:id="99" w:name="_bookmark67"/>
      <w:bookmarkEnd w:id="99"/>
      <w:r>
        <w:rPr>
          <w:w w:val="105"/>
        </w:rPr>
        <w:t>Waller,</w:t>
      </w:r>
      <w:r>
        <w:rPr>
          <w:spacing w:val="7"/>
          <w:w w:val="105"/>
        </w:rPr>
        <w:t xml:space="preserve"> </w:t>
      </w:r>
      <w:r>
        <w:rPr>
          <w:w w:val="105"/>
        </w:rPr>
        <w:t>D.M.</w:t>
      </w:r>
      <w:r>
        <w:rPr>
          <w:spacing w:val="5"/>
          <w:w w:val="105"/>
        </w:rPr>
        <w:t xml:space="preserve"> </w:t>
      </w:r>
      <w:r>
        <w:rPr>
          <w:w w:val="105"/>
        </w:rPr>
        <w:t>(1979)</w:t>
      </w:r>
      <w:r>
        <w:rPr>
          <w:spacing w:val="6"/>
          <w:w w:val="105"/>
        </w:rPr>
        <w:t xml:space="preserve"> </w:t>
      </w:r>
      <w:r>
        <w:rPr>
          <w:w w:val="105"/>
        </w:rPr>
        <w:t>Models</w:t>
      </w:r>
      <w:r>
        <w:rPr>
          <w:spacing w:val="6"/>
          <w:w w:val="105"/>
        </w:rPr>
        <w:t xml:space="preserve"> </w:t>
      </w:r>
      <w:r>
        <w:rPr>
          <w:w w:val="105"/>
        </w:rPr>
        <w:t>of</w:t>
      </w:r>
      <w:r>
        <w:rPr>
          <w:spacing w:val="5"/>
          <w:w w:val="105"/>
        </w:rPr>
        <w:t xml:space="preserve"> </w:t>
      </w:r>
      <w:r>
        <w:rPr>
          <w:w w:val="105"/>
        </w:rPr>
        <w:t>mast</w:t>
      </w:r>
      <w:r>
        <w:rPr>
          <w:spacing w:val="6"/>
          <w:w w:val="105"/>
        </w:rPr>
        <w:t xml:space="preserve"> </w:t>
      </w:r>
      <w:r>
        <w:rPr>
          <w:w w:val="105"/>
        </w:rPr>
        <w:t>fruiting</w:t>
      </w:r>
      <w:r>
        <w:rPr>
          <w:spacing w:val="5"/>
          <w:w w:val="105"/>
        </w:rPr>
        <w:t xml:space="preserve"> </w:t>
      </w:r>
      <w:r>
        <w:rPr>
          <w:w w:val="105"/>
        </w:rPr>
        <w:t>in</w:t>
      </w:r>
      <w:r>
        <w:rPr>
          <w:spacing w:val="6"/>
          <w:w w:val="105"/>
        </w:rPr>
        <w:t xml:space="preserve"> </w:t>
      </w:r>
      <w:r>
        <w:rPr>
          <w:w w:val="105"/>
        </w:rPr>
        <w:t>trees.</w:t>
      </w:r>
      <w:r>
        <w:rPr>
          <w:spacing w:val="5"/>
          <w:w w:val="105"/>
        </w:rPr>
        <w:t xml:space="preserve"> </w:t>
      </w:r>
      <w:r>
        <w:rPr>
          <w:i/>
          <w:w w:val="105"/>
        </w:rPr>
        <w:t>Journal</w:t>
      </w:r>
      <w:r>
        <w:rPr>
          <w:i/>
          <w:spacing w:val="11"/>
          <w:w w:val="105"/>
        </w:rPr>
        <w:t xml:space="preserve"> </w:t>
      </w:r>
      <w:r>
        <w:rPr>
          <w:i/>
          <w:w w:val="105"/>
        </w:rPr>
        <w:t>of</w:t>
      </w:r>
      <w:r>
        <w:rPr>
          <w:i/>
          <w:spacing w:val="11"/>
          <w:w w:val="105"/>
        </w:rPr>
        <w:t xml:space="preserve"> </w:t>
      </w:r>
      <w:r>
        <w:rPr>
          <w:i/>
          <w:w w:val="105"/>
        </w:rPr>
        <w:t>theoretical</w:t>
      </w:r>
      <w:r>
        <w:rPr>
          <w:i/>
          <w:spacing w:val="11"/>
          <w:w w:val="105"/>
        </w:rPr>
        <w:t xml:space="preserve"> </w:t>
      </w:r>
      <w:r>
        <w:rPr>
          <w:i/>
          <w:w w:val="105"/>
        </w:rPr>
        <w:t>biology</w:t>
      </w:r>
      <w:r>
        <w:rPr>
          <w:i/>
          <w:spacing w:val="22"/>
          <w:w w:val="105"/>
        </w:rPr>
        <w:t xml:space="preserve"> </w:t>
      </w:r>
      <w:r>
        <w:rPr>
          <w:b/>
          <w:w w:val="105"/>
        </w:rPr>
        <w:t>80</w:t>
      </w:r>
      <w:r>
        <w:rPr>
          <w:w w:val="105"/>
        </w:rPr>
        <w:t>,</w:t>
      </w:r>
      <w:r>
        <w:rPr>
          <w:spacing w:val="7"/>
          <w:w w:val="105"/>
        </w:rPr>
        <w:t xml:space="preserve"> </w:t>
      </w:r>
      <w:r>
        <w:rPr>
          <w:spacing w:val="-2"/>
          <w:w w:val="105"/>
        </w:rPr>
        <w:t>223–232.</w:t>
      </w:r>
    </w:p>
    <w:sectPr w:rsidR="00A43655">
      <w:pgSz w:w="12240" w:h="15840"/>
      <w:pgMar w:top="1420" w:right="1440" w:bottom="1000" w:left="1440" w:header="0" w:footer="80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itken, Sally" w:date="2025-06-09T16:21:00Z" w:initials="SA">
    <w:p w14:paraId="17B7D91B" w14:textId="016B56DE" w:rsidR="001E0469" w:rsidRDefault="001E0469">
      <w:pPr>
        <w:pStyle w:val="CommentText"/>
      </w:pPr>
      <w:r>
        <w:rPr>
          <w:rStyle w:val="CommentReference"/>
        </w:rPr>
        <w:annotationRef/>
      </w:r>
      <w:r>
        <w:t>Dipterocar</w:t>
      </w:r>
      <w:r w:rsidR="00703167">
        <w:t>paceae?</w:t>
      </w:r>
    </w:p>
  </w:comment>
  <w:comment w:id="5" w:author="Aitken, Sally" w:date="2025-06-09T16:44:00Z" w:initials="SA">
    <w:p w14:paraId="2D6C1EB2" w14:textId="5FA83955" w:rsidR="00813D12" w:rsidRDefault="00813D12">
      <w:pPr>
        <w:pStyle w:val="CommentText"/>
      </w:pPr>
      <w:r>
        <w:rPr>
          <w:rStyle w:val="CommentReference"/>
        </w:rPr>
        <w:annotationRef/>
      </w:r>
      <w:r>
        <w:t xml:space="preserve">Wouldn’t dioecious plants </w:t>
      </w:r>
      <w:r w:rsidR="00172791">
        <w:t>be more likely to mast because they can’t self-pollinate? However, mast years might reduce inbreeding in monoecious species.</w:t>
      </w:r>
    </w:p>
  </w:comment>
  <w:comment w:id="6" w:author="Aitken, Sally" w:date="2025-06-09T16:46:00Z" w:initials="SA">
    <w:p w14:paraId="7C92B2C9" w14:textId="0B2AAFE8" w:rsidR="00875386" w:rsidRDefault="00875386">
      <w:pPr>
        <w:pStyle w:val="CommentText"/>
      </w:pPr>
      <w:r>
        <w:rPr>
          <w:rStyle w:val="CommentReference"/>
        </w:rPr>
        <w:annotationRef/>
      </w:r>
      <w:r>
        <w:t xml:space="preserve">But wouldn’t reproductive determinacy also be an issue? </w:t>
      </w:r>
      <w:r w:rsidR="002C0B5D">
        <w:t>Most or a</w:t>
      </w:r>
      <w:r>
        <w:t>ll of our native tree species have reproductive determinacy.</w:t>
      </w:r>
      <w:r w:rsidR="002C0B5D">
        <w:t xml:space="preserve"> This means conditions the year before reproduction largely determine the maximum size of the seed crop.</w:t>
      </w:r>
    </w:p>
  </w:comment>
  <w:comment w:id="7" w:author="Aitken, Sally" w:date="2025-06-09T16:48:00Z" w:initials="SA">
    <w:p w14:paraId="12F139FE" w14:textId="51757DEA" w:rsidR="002C0B5D" w:rsidRDefault="002C0B5D">
      <w:pPr>
        <w:pStyle w:val="CommentText"/>
      </w:pPr>
      <w:r>
        <w:rPr>
          <w:rStyle w:val="CommentReference"/>
        </w:rPr>
        <w:annotationRef/>
      </w:r>
      <w:r>
        <w:t xml:space="preserve">Are you talking about reproductive or vegetative buds? </w:t>
      </w:r>
      <w:r w:rsidR="00421638">
        <w:t>This is a little confusing as some species with indeterminate vegetative growth have no buds.</w:t>
      </w:r>
    </w:p>
  </w:comment>
  <w:comment w:id="9" w:author="Aitken, Sally" w:date="2025-06-09T16:58:00Z" w:initials="SA">
    <w:p w14:paraId="69895474" w14:textId="29903E84" w:rsidR="00756D82" w:rsidRDefault="00756D82">
      <w:pPr>
        <w:pStyle w:val="CommentText"/>
      </w:pPr>
      <w:r>
        <w:rPr>
          <w:rStyle w:val="CommentReference"/>
        </w:rPr>
        <w:annotationRef/>
      </w:r>
      <w:r>
        <w:t xml:space="preserve">Pollen production takes at least as many resources as seed production in wind pollinated species because they need to produce far more male than female strobili as wind pollination is so </w:t>
      </w:r>
      <w:r w:rsidR="007E054D">
        <w:t>inefficient</w:t>
      </w:r>
      <w:r>
        <w:t xml:space="preserve">. </w:t>
      </w:r>
      <w:r w:rsidR="003F2835">
        <w:t xml:space="preserve">(Darwin even mentioned this inefficiency in On the Origin of Species.) </w:t>
      </w:r>
      <w:r>
        <w:t>I think resource matching shou</w:t>
      </w:r>
      <w:r w:rsidR="007E054D">
        <w:t xml:space="preserve">ld also go under Pollination. I also think you should consider </w:t>
      </w:r>
      <w:r w:rsidR="006F7738">
        <w:t>vegetative and reproductive determinacy separately.</w:t>
      </w:r>
    </w:p>
  </w:comment>
  <w:comment w:id="10" w:author="Aitken, Sally" w:date="2025-06-17T14:46:00Z" w:initials="SA">
    <w:p w14:paraId="1376F18C" w14:textId="5D555FB9" w:rsidR="00174F97" w:rsidRDefault="00174F97">
      <w:pPr>
        <w:pStyle w:val="CommentText"/>
      </w:pPr>
      <w:r>
        <w:rPr>
          <w:rStyle w:val="CommentReference"/>
        </w:rPr>
        <w:annotationRef/>
      </w:r>
      <w:r>
        <w:t>If they escape predation</w:t>
      </w:r>
    </w:p>
  </w:comment>
  <w:comment w:id="11" w:author="Aitken, Sally" w:date="2025-06-17T14:47:00Z" w:initials="SA">
    <w:p w14:paraId="3D4689B9" w14:textId="5EDAC064" w:rsidR="003A7D32" w:rsidRDefault="003A7D32">
      <w:pPr>
        <w:pStyle w:val="CommentText"/>
      </w:pPr>
      <w:r>
        <w:rPr>
          <w:rStyle w:val="CommentReference"/>
        </w:rPr>
        <w:annotationRef/>
      </w:r>
      <w:r>
        <w:t>And pollination?</w:t>
      </w:r>
    </w:p>
  </w:comment>
  <w:comment w:id="12" w:author="Aitken, Sally" w:date="2025-06-09T17:06:00Z" w:initials="SA">
    <w:p w14:paraId="6970FCCF" w14:textId="6BC0FD08" w:rsidR="003B6917" w:rsidRDefault="003B6917">
      <w:pPr>
        <w:pStyle w:val="CommentText"/>
      </w:pPr>
      <w:r>
        <w:rPr>
          <w:rStyle w:val="CommentReference"/>
        </w:rPr>
        <w:annotationRef/>
      </w:r>
      <w:r>
        <w:t>Is it really binary?</w:t>
      </w:r>
    </w:p>
  </w:comment>
  <w:comment w:id="13" w:author="wangxm29@student.ubc.ca" w:date="2025-06-26T17:41:00Z" w:initials="w">
    <w:p w14:paraId="1E75A039" w14:textId="77777777" w:rsidR="00831C4C" w:rsidRDefault="00831C4C" w:rsidP="00831C4C">
      <w:pPr>
        <w:pStyle w:val="CommentText"/>
      </w:pPr>
      <w:r>
        <w:rPr>
          <w:rStyle w:val="CommentReference"/>
        </w:rPr>
        <w:annotationRef/>
      </w:r>
      <w:r>
        <w:t>Say something related to what people's definition of masting is. Some of them is binary, and why we selected the binary here.</w:t>
      </w:r>
    </w:p>
  </w:comment>
  <w:comment w:id="14" w:author="Aitken, Sally" w:date="2025-06-17T14:49:00Z" w:initials="SA">
    <w:p w14:paraId="1454C8BE" w14:textId="0CC73713" w:rsidR="00D97888" w:rsidRDefault="00D97888">
      <w:pPr>
        <w:pStyle w:val="CommentText"/>
      </w:pPr>
      <w:r>
        <w:rPr>
          <w:rStyle w:val="CommentReference"/>
        </w:rPr>
        <w:annotationRef/>
      </w:r>
      <w:r>
        <w:t xml:space="preserve">May be a better </w:t>
      </w:r>
      <w:r w:rsidR="004637A8">
        <w:t>source of information than binary.</w:t>
      </w:r>
    </w:p>
  </w:comment>
  <w:comment w:id="15" w:author="Aitken, Sally" w:date="2025-06-09T17:07:00Z" w:initials="SA">
    <w:p w14:paraId="14F536D5" w14:textId="1407905D" w:rsidR="00C7224D" w:rsidRDefault="00C7224D">
      <w:pPr>
        <w:pStyle w:val="CommentText"/>
      </w:pPr>
      <w:r>
        <w:rPr>
          <w:rStyle w:val="CommentReference"/>
        </w:rPr>
        <w:annotationRef/>
      </w:r>
      <w:r>
        <w:t xml:space="preserve">It is also important to understand </w:t>
      </w:r>
      <w:r w:rsidR="00485956">
        <w:t>masting better in terms of the availability of tree seed for restoration and reforestation.</w:t>
      </w:r>
    </w:p>
  </w:comment>
  <w:comment w:id="17" w:author="Aitken, Sally" w:date="2025-06-17T14:59:00Z" w:initials="SA">
    <w:p w14:paraId="51CBF951" w14:textId="784A660D" w:rsidR="00E2722C" w:rsidRDefault="00E2722C">
      <w:pPr>
        <w:pStyle w:val="CommentText"/>
      </w:pPr>
      <w:r>
        <w:rPr>
          <w:rStyle w:val="CommentReference"/>
        </w:rPr>
        <w:annotationRef/>
      </w:r>
      <w:r>
        <w:t>Not if there is increased drought stress, though.</w:t>
      </w:r>
    </w:p>
  </w:comment>
  <w:comment w:id="19" w:author="Aitken, Sally" w:date="2025-06-10T20:30:00Z" w:initials="SA">
    <w:p w14:paraId="2E8F86F5" w14:textId="0F1E851B" w:rsidR="00B044CE" w:rsidRDefault="00B044CE">
      <w:pPr>
        <w:pStyle w:val="CommentText"/>
      </w:pPr>
      <w:r>
        <w:rPr>
          <w:rStyle w:val="CommentReference"/>
        </w:rPr>
        <w:annotationRef/>
      </w:r>
      <w:r>
        <w:t>Why is it unique? There are many similar elevational gradients</w:t>
      </w:r>
      <w:r w:rsidR="004907FC">
        <w:t xml:space="preserve"> up mountains. Is it because it is roughly conical so has sites at all elevations with all aspects?</w:t>
      </w:r>
    </w:p>
  </w:comment>
  <w:comment w:id="22" w:author="Aitken, Sally" w:date="2025-06-10T20:36:00Z" w:initials="SA">
    <w:p w14:paraId="0BB26652" w14:textId="321CAAF1" w:rsidR="00487E49" w:rsidRDefault="00487E49">
      <w:pPr>
        <w:pStyle w:val="CommentText"/>
      </w:pPr>
      <w:r>
        <w:rPr>
          <w:rStyle w:val="CommentReference"/>
        </w:rPr>
        <w:annotationRef/>
      </w:r>
      <w:r>
        <w:t xml:space="preserve">Note that while vegetative growth of Tsuga heterophylla is indeterminate, the reproductive structures are determinate, </w:t>
      </w:r>
      <w:r w:rsidR="00684F04">
        <w:t>developing from buds formed the previous year. Also note that Douglas-fir should be hyphenated as it isn’t a true fir (genus Abies)</w:t>
      </w:r>
    </w:p>
  </w:comment>
  <w:comment w:id="27" w:author="Aitken, Sally" w:date="2025-06-11T08:01:00Z" w:initials="SA">
    <w:p w14:paraId="799C6367" w14:textId="447EB981" w:rsidR="005E32C2" w:rsidRDefault="005E32C2">
      <w:pPr>
        <w:pStyle w:val="CommentText"/>
      </w:pPr>
      <w:r>
        <w:rPr>
          <w:rStyle w:val="CommentReference"/>
        </w:rPr>
        <w:annotationRef/>
      </w:r>
      <w:r>
        <w:t>They also have a big impact on the differentiation of reproductive buds the year prior to seed development and dispersal.</w:t>
      </w:r>
    </w:p>
  </w:comment>
  <w:comment w:id="28" w:author="Aitken, Sally" w:date="2025-06-11T08:02:00Z" w:initials="SA">
    <w:p w14:paraId="5F43CFA6" w14:textId="6E150A73" w:rsidR="005E32C2" w:rsidRDefault="005E32C2">
      <w:pPr>
        <w:pStyle w:val="CommentText"/>
      </w:pPr>
      <w:r>
        <w:rPr>
          <w:rStyle w:val="CommentReference"/>
        </w:rPr>
        <w:annotationRef/>
      </w:r>
      <w:r>
        <w:t xml:space="preserve">Not in </w:t>
      </w:r>
      <w:r w:rsidR="00433243">
        <w:t xml:space="preserve">(most or all) </w:t>
      </w:r>
      <w:r>
        <w:t>conifers</w:t>
      </w:r>
      <w:r w:rsidR="00F718CD">
        <w:t xml:space="preserve"> (which don’t actually flower, but reproductive buds open as a function of chilling then heat sum/forcing units.</w:t>
      </w:r>
    </w:p>
  </w:comment>
  <w:comment w:id="29" w:author="Aitken, Sally" w:date="2025-06-11T08:04:00Z" w:initials="SA">
    <w:p w14:paraId="17A6196C" w14:textId="23B5A785" w:rsidR="00713092" w:rsidRDefault="00713092">
      <w:pPr>
        <w:pStyle w:val="CommentText"/>
      </w:pPr>
      <w:r>
        <w:rPr>
          <w:rStyle w:val="CommentReference"/>
        </w:rPr>
        <w:annotationRef/>
      </w:r>
      <w:r>
        <w:t>Again, need to consider effects of temperature in the year reproductive buds develop and in the year pollination, fertilization and seed development occur. It’s well known that hot, dry conditions promote the differentiation of male and female reproductive buds in our native conifers in the Pinaceae.</w:t>
      </w:r>
      <w:r w:rsidR="002675D4">
        <w:t xml:space="preserve"> Hot, dry summers likely precede the masting years you see on Mt. Ranier (and this explains why the conifers are synchronized in mast years).</w:t>
      </w:r>
    </w:p>
  </w:comment>
  <w:comment w:id="30" w:author="Aitken, Sally" w:date="2025-06-11T08:05:00Z" w:initials="SA">
    <w:p w14:paraId="43E4AA54" w14:textId="752CA2B4" w:rsidR="00B65071" w:rsidRDefault="00B65071">
      <w:pPr>
        <w:pStyle w:val="CommentText"/>
      </w:pPr>
      <w:r>
        <w:rPr>
          <w:rStyle w:val="CommentReference"/>
        </w:rPr>
        <w:annotationRef/>
      </w:r>
      <w:r>
        <w:t>This is a great term I haven’t heard before.</w:t>
      </w:r>
    </w:p>
  </w:comment>
  <w:comment w:id="31" w:author="Aitken, Sally" w:date="2025-06-17T15:19:00Z" w:initials="SA">
    <w:p w14:paraId="57D1BC7E" w14:textId="7267F28F" w:rsidR="0062293A" w:rsidRDefault="0062293A">
      <w:pPr>
        <w:pStyle w:val="CommentText"/>
      </w:pPr>
      <w:r>
        <w:rPr>
          <w:rStyle w:val="CommentReference"/>
        </w:rPr>
        <w:annotationRef/>
      </w:r>
      <w:r w:rsidR="00FB7195">
        <w:t xml:space="preserve">Yes, true. Keep in mind that atmospheric concentrations of gases are lower and </w:t>
      </w:r>
      <w:r w:rsidR="005926F2">
        <w:t xml:space="preserve">solar </w:t>
      </w:r>
      <w:r w:rsidR="00FB7195">
        <w:t>radiation, particularly damaging ultraviolet radiation, are higher</w:t>
      </w:r>
      <w:r w:rsidR="005926F2">
        <w:t>, so it’s not a perfect proxy (but is useful).</w:t>
      </w:r>
      <w:r w:rsidR="00FB7195">
        <w:t xml:space="preserve"> </w:t>
      </w:r>
    </w:p>
  </w:comment>
  <w:comment w:id="32" w:author="Aitken, Sally" w:date="2025-06-17T15:21:00Z" w:initials="SA">
    <w:p w14:paraId="2EA4F510" w14:textId="017567D1" w:rsidR="005F00C2" w:rsidRDefault="005F00C2">
      <w:pPr>
        <w:pStyle w:val="CommentText"/>
      </w:pPr>
      <w:r>
        <w:rPr>
          <w:rStyle w:val="CommentReference"/>
        </w:rPr>
        <w:annotationRef/>
      </w:r>
      <w:r>
        <w:t>Also has warmer southern and cooler northern aspects.</w:t>
      </w:r>
    </w:p>
  </w:comment>
  <w:comment w:id="35" w:author="Aitken, Sally" w:date="2025-06-17T15:32:00Z" w:initials="SA">
    <w:p w14:paraId="6CABA6DF" w14:textId="5148BBAA" w:rsidR="005C4D1C" w:rsidRDefault="005C4D1C">
      <w:pPr>
        <w:pStyle w:val="CommentText"/>
      </w:pPr>
      <w:r>
        <w:rPr>
          <w:rStyle w:val="CommentReference"/>
        </w:rPr>
        <w:annotationRef/>
      </w:r>
      <w:r>
        <w:t xml:space="preserve">Be sure to include climate in the year prior to the masting in your analysis. In most of our conifers, this is the factor driving the differentiation of </w:t>
      </w:r>
      <w:r w:rsidR="002603AA">
        <w:t xml:space="preserve">buds containing male and female cone primordia. Also look at </w:t>
      </w:r>
      <w:r w:rsidR="00AE7101">
        <w:t xml:space="preserve">very low temperature events as these can kill the reproductive buds, especially in late winter or early spring.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B7D91B" w15:done="1"/>
  <w15:commentEx w15:paraId="2D6C1EB2" w15:done="1"/>
  <w15:commentEx w15:paraId="7C92B2C9" w15:done="0"/>
  <w15:commentEx w15:paraId="12F139FE" w15:done="0"/>
  <w15:commentEx w15:paraId="69895474" w15:done="0"/>
  <w15:commentEx w15:paraId="1376F18C" w15:done="1"/>
  <w15:commentEx w15:paraId="3D4689B9" w15:done="1"/>
  <w15:commentEx w15:paraId="6970FCCF" w15:done="1"/>
  <w15:commentEx w15:paraId="1E75A039" w15:paraIdParent="6970FCCF" w15:done="1"/>
  <w15:commentEx w15:paraId="1454C8BE" w15:done="1"/>
  <w15:commentEx w15:paraId="14F536D5" w15:done="1"/>
  <w15:commentEx w15:paraId="51CBF951" w15:done="1"/>
  <w15:commentEx w15:paraId="2E8F86F5" w15:done="1"/>
  <w15:commentEx w15:paraId="0BB26652" w15:done="1"/>
  <w15:commentEx w15:paraId="799C6367" w15:done="1"/>
  <w15:commentEx w15:paraId="5F43CFA6" w15:done="1"/>
  <w15:commentEx w15:paraId="17A6196C" w15:done="1"/>
  <w15:commentEx w15:paraId="43E4AA54" w15:done="1"/>
  <w15:commentEx w15:paraId="57D1BC7E" w15:done="1"/>
  <w15:commentEx w15:paraId="2EA4F510" w15:done="0"/>
  <w15:commentEx w15:paraId="6CABA6D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610DA" w16cex:dateUtc="2025-06-09T23:21:00Z"/>
  <w16cex:commentExtensible w16cex:durableId="10CB9B9D" w16cex:dateUtc="2025-06-09T23:44:00Z"/>
  <w16cex:commentExtensible w16cex:durableId="4AA96625" w16cex:dateUtc="2025-06-09T23:46:00Z"/>
  <w16cex:commentExtensible w16cex:durableId="397B1348" w16cex:dateUtc="2025-06-09T23:48:00Z"/>
  <w16cex:commentExtensible w16cex:durableId="1661BAF5" w16cex:dateUtc="2025-06-09T23:58:00Z">
    <w16cex:extLst>
      <w16:ext w16:uri="{CE6994B0-6A32-4C9F-8C6B-6E91EDA988CE}">
        <cr:reactions xmlns:cr="http://schemas.microsoft.com/office/comments/2020/reactions">
          <cr:reaction reactionType="1">
            <cr:reactionInfo dateUtc="2025-06-27T00:37:26Z">
              <cr:user userId="S::wangxm29@student.ubc.ca::0707daeb-771e-440c-91aa-9a7ad575698e" userProvider="AD" userName="wangxm29@student.ubc.ca"/>
            </cr:reactionInfo>
          </cr:reaction>
        </cr:reactions>
      </w16:ext>
    </w16cex:extLst>
  </w16cex:commentExtensible>
  <w16cex:commentExtensible w16cex:durableId="28FF8494" w16cex:dateUtc="2025-06-17T21:46:00Z"/>
  <w16cex:commentExtensible w16cex:durableId="2CB7C684" w16cex:dateUtc="2025-06-17T21:47:00Z"/>
  <w16cex:commentExtensible w16cex:durableId="6A594D85" w16cex:dateUtc="2025-06-10T00:06:00Z"/>
  <w16cex:commentExtensible w16cex:durableId="1703C111" w16cex:dateUtc="2025-06-27T00:41:00Z"/>
  <w16cex:commentExtensible w16cex:durableId="335E17D6" w16cex:dateUtc="2025-06-17T21:49:00Z"/>
  <w16cex:commentExtensible w16cex:durableId="08765272" w16cex:dateUtc="2025-06-10T00:07:00Z"/>
  <w16cex:commentExtensible w16cex:durableId="2EC941EB" w16cex:dateUtc="2025-06-17T21:59:00Z"/>
  <w16cex:commentExtensible w16cex:durableId="34EC6281" w16cex:dateUtc="2025-06-11T03:30:00Z"/>
  <w16cex:commentExtensible w16cex:durableId="2D74CB73" w16cex:dateUtc="2025-06-11T03:36:00Z"/>
  <w16cex:commentExtensible w16cex:durableId="6AD63081" w16cex:dateUtc="2025-06-11T15:01:00Z"/>
  <w16cex:commentExtensible w16cex:durableId="0DF8CB6F" w16cex:dateUtc="2025-06-11T15:02:00Z"/>
  <w16cex:commentExtensible w16cex:durableId="4EA355DE" w16cex:dateUtc="2025-06-11T15:04:00Z"/>
  <w16cex:commentExtensible w16cex:durableId="537FBEA7" w16cex:dateUtc="2025-06-11T15:05:00Z"/>
  <w16cex:commentExtensible w16cex:durableId="02F4EA07" w16cex:dateUtc="2025-06-17T22:19:00Z"/>
  <w16cex:commentExtensible w16cex:durableId="0DB62B7D" w16cex:dateUtc="2025-06-17T22:21:00Z"/>
  <w16cex:commentExtensible w16cex:durableId="189054B7" w16cex:dateUtc="2025-06-17T2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B7D91B" w16cid:durableId="7F2610DA"/>
  <w16cid:commentId w16cid:paraId="2D6C1EB2" w16cid:durableId="10CB9B9D"/>
  <w16cid:commentId w16cid:paraId="7C92B2C9" w16cid:durableId="4AA96625"/>
  <w16cid:commentId w16cid:paraId="12F139FE" w16cid:durableId="397B1348"/>
  <w16cid:commentId w16cid:paraId="69895474" w16cid:durableId="1661BAF5"/>
  <w16cid:commentId w16cid:paraId="1376F18C" w16cid:durableId="28FF8494"/>
  <w16cid:commentId w16cid:paraId="3D4689B9" w16cid:durableId="2CB7C684"/>
  <w16cid:commentId w16cid:paraId="6970FCCF" w16cid:durableId="6A594D85"/>
  <w16cid:commentId w16cid:paraId="1E75A039" w16cid:durableId="1703C111"/>
  <w16cid:commentId w16cid:paraId="1454C8BE" w16cid:durableId="335E17D6"/>
  <w16cid:commentId w16cid:paraId="14F536D5" w16cid:durableId="08765272"/>
  <w16cid:commentId w16cid:paraId="51CBF951" w16cid:durableId="2EC941EB"/>
  <w16cid:commentId w16cid:paraId="2E8F86F5" w16cid:durableId="34EC6281"/>
  <w16cid:commentId w16cid:paraId="0BB26652" w16cid:durableId="2D74CB73"/>
  <w16cid:commentId w16cid:paraId="799C6367" w16cid:durableId="6AD63081"/>
  <w16cid:commentId w16cid:paraId="5F43CFA6" w16cid:durableId="0DF8CB6F"/>
  <w16cid:commentId w16cid:paraId="17A6196C" w16cid:durableId="4EA355DE"/>
  <w16cid:commentId w16cid:paraId="43E4AA54" w16cid:durableId="537FBEA7"/>
  <w16cid:commentId w16cid:paraId="57D1BC7E" w16cid:durableId="02F4EA07"/>
  <w16cid:commentId w16cid:paraId="2EA4F510" w16cid:durableId="0DB62B7D"/>
  <w16cid:commentId w16cid:paraId="6CABA6DF" w16cid:durableId="189054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0A62A" w14:textId="77777777" w:rsidR="00787968" w:rsidRDefault="00787968">
      <w:r>
        <w:separator/>
      </w:r>
    </w:p>
  </w:endnote>
  <w:endnote w:type="continuationSeparator" w:id="0">
    <w:p w14:paraId="4A8B91B1" w14:textId="77777777" w:rsidR="00787968" w:rsidRDefault="00787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656D0" w14:textId="77777777" w:rsidR="00A43655" w:rsidRDefault="003254AF">
    <w:pPr>
      <w:pStyle w:val="BodyText"/>
      <w:spacing w:line="14" w:lineRule="auto"/>
      <w:rPr>
        <w:sz w:val="20"/>
      </w:rPr>
    </w:pPr>
    <w:r>
      <w:rPr>
        <w:noProof/>
        <w:sz w:val="20"/>
      </w:rPr>
      <mc:AlternateContent>
        <mc:Choice Requires="wps">
          <w:drawing>
            <wp:anchor distT="0" distB="0" distL="0" distR="0" simplePos="0" relativeHeight="487255040" behindDoc="1" locked="0" layoutInCell="1" allowOverlap="1" wp14:anchorId="7A2E5521" wp14:editId="5E84BD63">
              <wp:simplePos x="0" y="0"/>
              <wp:positionH relativeFrom="page">
                <wp:posOffset>3804221</wp:posOffset>
              </wp:positionH>
              <wp:positionV relativeFrom="page">
                <wp:posOffset>9406968</wp:posOffset>
              </wp:positionV>
              <wp:extent cx="164465" cy="1644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164465"/>
                      </a:xfrm>
                      <a:prstGeom prst="rect">
                        <a:avLst/>
                      </a:prstGeom>
                    </wps:spPr>
                    <wps:txbx>
                      <w:txbxContent>
                        <w:p w14:paraId="2562561C" w14:textId="77777777" w:rsidR="00A43655" w:rsidRDefault="003254AF">
                          <w:pPr>
                            <w:pStyle w:val="BodyText"/>
                            <w:spacing w:line="243"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A2E5521" id="_x0000_t202" coordsize="21600,21600" o:spt="202" path="m,l,21600r21600,l21600,xe">
              <v:stroke joinstyle="miter"/>
              <v:path gradientshapeok="t" o:connecttype="rect"/>
            </v:shapetype>
            <v:shape id="Textbox 1" o:spid="_x0000_s1026" type="#_x0000_t202" style="position:absolute;margin-left:299.55pt;margin-top:740.7pt;width:12.95pt;height:12.95pt;z-index:-1606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" filled="f" stroked="f">
              <v:textbox inset="0,0,0,0">
                <w:txbxContent>
                  <w:p w14:paraId="2562561C" w14:textId="77777777" w:rsidR="00A43655" w:rsidRDefault="003254AF">
                    <w:pPr>
                      <w:pStyle w:val="BodyText"/>
                      <w:spacing w:line="243"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93092" w14:textId="77777777" w:rsidR="00787968" w:rsidRDefault="00787968">
      <w:r>
        <w:separator/>
      </w:r>
    </w:p>
  </w:footnote>
  <w:footnote w:type="continuationSeparator" w:id="0">
    <w:p w14:paraId="55BB43A6" w14:textId="77777777" w:rsidR="00787968" w:rsidRDefault="00787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F1AAB"/>
    <w:multiLevelType w:val="multilevel"/>
    <w:tmpl w:val="578C22C0"/>
    <w:lvl w:ilvl="0">
      <w:start w:val="1"/>
      <w:numFmt w:val="decimal"/>
      <w:lvlText w:val="%1"/>
      <w:lvlJc w:val="left"/>
      <w:pPr>
        <w:ind w:left="628" w:hanging="485"/>
        <w:jc w:val="left"/>
      </w:pPr>
      <w:rPr>
        <w:rFonts w:ascii="Calibri" w:eastAsia="Calibri" w:hAnsi="Calibri" w:cs="Calibri" w:hint="default"/>
        <w:b/>
        <w:bCs/>
        <w:i w:val="0"/>
        <w:iCs w:val="0"/>
        <w:spacing w:val="0"/>
        <w:w w:val="113"/>
        <w:sz w:val="28"/>
        <w:szCs w:val="28"/>
        <w:lang w:val="en-US" w:eastAsia="en-US" w:bidi="ar-SA"/>
      </w:rPr>
    </w:lvl>
    <w:lvl w:ilvl="1">
      <w:start w:val="1"/>
      <w:numFmt w:val="decimal"/>
      <w:lvlText w:val="%1.%2"/>
      <w:lvlJc w:val="left"/>
      <w:pPr>
        <w:ind w:left="756" w:hanging="613"/>
        <w:jc w:val="left"/>
      </w:pPr>
      <w:rPr>
        <w:rFonts w:ascii="Calibri" w:eastAsia="Calibri" w:hAnsi="Calibri" w:cs="Calibri" w:hint="default"/>
        <w:b/>
        <w:bCs/>
        <w:i w:val="0"/>
        <w:iCs w:val="0"/>
        <w:spacing w:val="0"/>
        <w:w w:val="111"/>
        <w:sz w:val="24"/>
        <w:szCs w:val="24"/>
        <w:lang w:val="en-US" w:eastAsia="en-US" w:bidi="ar-SA"/>
      </w:rPr>
    </w:lvl>
    <w:lvl w:ilvl="2">
      <w:numFmt w:val="bullet"/>
      <w:lvlText w:val="–"/>
      <w:lvlJc w:val="left"/>
      <w:pPr>
        <w:ind w:left="689" w:hanging="219"/>
      </w:pPr>
      <w:rPr>
        <w:rFonts w:ascii="Calibri" w:eastAsia="Calibri" w:hAnsi="Calibri" w:cs="Calibri" w:hint="default"/>
        <w:b w:val="0"/>
        <w:bCs w:val="0"/>
        <w:i w:val="0"/>
        <w:iCs w:val="0"/>
        <w:spacing w:val="0"/>
        <w:w w:val="99"/>
        <w:sz w:val="22"/>
        <w:szCs w:val="22"/>
        <w:lang w:val="en-US" w:eastAsia="en-US" w:bidi="ar-SA"/>
      </w:rPr>
    </w:lvl>
    <w:lvl w:ilvl="3">
      <w:numFmt w:val="bullet"/>
      <w:lvlText w:val="•"/>
      <w:lvlJc w:val="left"/>
      <w:pPr>
        <w:ind w:left="1835" w:hanging="219"/>
      </w:pPr>
      <w:rPr>
        <w:rFonts w:hint="default"/>
        <w:lang w:val="en-US" w:eastAsia="en-US" w:bidi="ar-SA"/>
      </w:rPr>
    </w:lvl>
    <w:lvl w:ilvl="4">
      <w:numFmt w:val="bullet"/>
      <w:lvlText w:val="•"/>
      <w:lvlJc w:val="left"/>
      <w:pPr>
        <w:ind w:left="2910" w:hanging="219"/>
      </w:pPr>
      <w:rPr>
        <w:rFonts w:hint="default"/>
        <w:lang w:val="en-US" w:eastAsia="en-US" w:bidi="ar-SA"/>
      </w:rPr>
    </w:lvl>
    <w:lvl w:ilvl="5">
      <w:numFmt w:val="bullet"/>
      <w:lvlText w:val="•"/>
      <w:lvlJc w:val="left"/>
      <w:pPr>
        <w:ind w:left="3985" w:hanging="219"/>
      </w:pPr>
      <w:rPr>
        <w:rFonts w:hint="default"/>
        <w:lang w:val="en-US" w:eastAsia="en-US" w:bidi="ar-SA"/>
      </w:rPr>
    </w:lvl>
    <w:lvl w:ilvl="6">
      <w:numFmt w:val="bullet"/>
      <w:lvlText w:val="•"/>
      <w:lvlJc w:val="left"/>
      <w:pPr>
        <w:ind w:left="5060" w:hanging="219"/>
      </w:pPr>
      <w:rPr>
        <w:rFonts w:hint="default"/>
        <w:lang w:val="en-US" w:eastAsia="en-US" w:bidi="ar-SA"/>
      </w:rPr>
    </w:lvl>
    <w:lvl w:ilvl="7">
      <w:numFmt w:val="bullet"/>
      <w:lvlText w:val="•"/>
      <w:lvlJc w:val="left"/>
      <w:pPr>
        <w:ind w:left="6135" w:hanging="219"/>
      </w:pPr>
      <w:rPr>
        <w:rFonts w:hint="default"/>
        <w:lang w:val="en-US" w:eastAsia="en-US" w:bidi="ar-SA"/>
      </w:rPr>
    </w:lvl>
    <w:lvl w:ilvl="8">
      <w:numFmt w:val="bullet"/>
      <w:lvlText w:val="•"/>
      <w:lvlJc w:val="left"/>
      <w:pPr>
        <w:ind w:left="7210" w:hanging="219"/>
      </w:pPr>
      <w:rPr>
        <w:rFonts w:hint="default"/>
        <w:lang w:val="en-US" w:eastAsia="en-US" w:bidi="ar-SA"/>
      </w:rPr>
    </w:lvl>
  </w:abstractNum>
  <w:abstractNum w:abstractNumId="1" w15:restartNumberingAfterBreak="0">
    <w:nsid w:val="42462AEC"/>
    <w:multiLevelType w:val="hybridMultilevel"/>
    <w:tmpl w:val="BE3CBA6E"/>
    <w:lvl w:ilvl="0" w:tplc="99860EFE">
      <w:numFmt w:val="bullet"/>
      <w:lvlText w:val="–"/>
      <w:lvlJc w:val="left"/>
      <w:pPr>
        <w:ind w:left="689" w:hanging="219"/>
      </w:pPr>
      <w:rPr>
        <w:rFonts w:ascii="Calibri" w:eastAsia="Calibri" w:hAnsi="Calibri" w:cs="Calibri" w:hint="default"/>
        <w:b w:val="0"/>
        <w:bCs w:val="0"/>
        <w:i w:val="0"/>
        <w:iCs w:val="0"/>
        <w:spacing w:val="0"/>
        <w:w w:val="99"/>
        <w:sz w:val="22"/>
        <w:szCs w:val="22"/>
        <w:lang w:val="en-US" w:eastAsia="en-US" w:bidi="ar-SA"/>
      </w:rPr>
    </w:lvl>
    <w:lvl w:ilvl="1" w:tplc="83BA0F78">
      <w:numFmt w:val="bullet"/>
      <w:lvlText w:val="•"/>
      <w:lvlJc w:val="left"/>
      <w:pPr>
        <w:ind w:left="1548" w:hanging="219"/>
      </w:pPr>
      <w:rPr>
        <w:rFonts w:hint="default"/>
        <w:lang w:val="en-US" w:eastAsia="en-US" w:bidi="ar-SA"/>
      </w:rPr>
    </w:lvl>
    <w:lvl w:ilvl="2" w:tplc="EBCCA028">
      <w:numFmt w:val="bullet"/>
      <w:lvlText w:val="•"/>
      <w:lvlJc w:val="left"/>
      <w:pPr>
        <w:ind w:left="2416" w:hanging="219"/>
      </w:pPr>
      <w:rPr>
        <w:rFonts w:hint="default"/>
        <w:lang w:val="en-US" w:eastAsia="en-US" w:bidi="ar-SA"/>
      </w:rPr>
    </w:lvl>
    <w:lvl w:ilvl="3" w:tplc="8CEA9362">
      <w:numFmt w:val="bullet"/>
      <w:lvlText w:val="•"/>
      <w:lvlJc w:val="left"/>
      <w:pPr>
        <w:ind w:left="3284" w:hanging="219"/>
      </w:pPr>
      <w:rPr>
        <w:rFonts w:hint="default"/>
        <w:lang w:val="en-US" w:eastAsia="en-US" w:bidi="ar-SA"/>
      </w:rPr>
    </w:lvl>
    <w:lvl w:ilvl="4" w:tplc="87880CD0">
      <w:numFmt w:val="bullet"/>
      <w:lvlText w:val="•"/>
      <w:lvlJc w:val="left"/>
      <w:pPr>
        <w:ind w:left="4152" w:hanging="219"/>
      </w:pPr>
      <w:rPr>
        <w:rFonts w:hint="default"/>
        <w:lang w:val="en-US" w:eastAsia="en-US" w:bidi="ar-SA"/>
      </w:rPr>
    </w:lvl>
    <w:lvl w:ilvl="5" w:tplc="0898069E">
      <w:numFmt w:val="bullet"/>
      <w:lvlText w:val="•"/>
      <w:lvlJc w:val="left"/>
      <w:pPr>
        <w:ind w:left="5020" w:hanging="219"/>
      </w:pPr>
      <w:rPr>
        <w:rFonts w:hint="default"/>
        <w:lang w:val="en-US" w:eastAsia="en-US" w:bidi="ar-SA"/>
      </w:rPr>
    </w:lvl>
    <w:lvl w:ilvl="6" w:tplc="189EA5E8">
      <w:numFmt w:val="bullet"/>
      <w:lvlText w:val="•"/>
      <w:lvlJc w:val="left"/>
      <w:pPr>
        <w:ind w:left="5888" w:hanging="219"/>
      </w:pPr>
      <w:rPr>
        <w:rFonts w:hint="default"/>
        <w:lang w:val="en-US" w:eastAsia="en-US" w:bidi="ar-SA"/>
      </w:rPr>
    </w:lvl>
    <w:lvl w:ilvl="7" w:tplc="37DEA258">
      <w:numFmt w:val="bullet"/>
      <w:lvlText w:val="•"/>
      <w:lvlJc w:val="left"/>
      <w:pPr>
        <w:ind w:left="6756" w:hanging="219"/>
      </w:pPr>
      <w:rPr>
        <w:rFonts w:hint="default"/>
        <w:lang w:val="en-US" w:eastAsia="en-US" w:bidi="ar-SA"/>
      </w:rPr>
    </w:lvl>
    <w:lvl w:ilvl="8" w:tplc="96D6F9FC">
      <w:numFmt w:val="bullet"/>
      <w:lvlText w:val="•"/>
      <w:lvlJc w:val="left"/>
      <w:pPr>
        <w:ind w:left="7624" w:hanging="219"/>
      </w:pPr>
      <w:rPr>
        <w:rFonts w:hint="default"/>
        <w:lang w:val="en-US" w:eastAsia="en-US" w:bidi="ar-SA"/>
      </w:rPr>
    </w:lvl>
  </w:abstractNum>
  <w:num w:numId="1" w16cid:durableId="672996445">
    <w:abstractNumId w:val="1"/>
  </w:num>
  <w:num w:numId="2" w16cid:durableId="6931151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itken, Sally">
    <w15:presenceInfo w15:providerId="AD" w15:userId="S::sally.aitken@ubc.ca::d0378e2e-8a93-43b7-86af-16ca93c812c1"/>
  </w15:person>
  <w15:person w15:author="wangxm29@student.ubc.ca">
    <w15:presenceInfo w15:providerId="AD" w15:userId="S::wangxm29@student.ubc.ca::0707daeb-771e-440c-91aa-9a7ad57569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655"/>
    <w:rsid w:val="000006AD"/>
    <w:rsid w:val="000706F3"/>
    <w:rsid w:val="00131DE3"/>
    <w:rsid w:val="00172791"/>
    <w:rsid w:val="00174F97"/>
    <w:rsid w:val="001A6B27"/>
    <w:rsid w:val="001C2B2C"/>
    <w:rsid w:val="001D64E0"/>
    <w:rsid w:val="001E0469"/>
    <w:rsid w:val="00236EA0"/>
    <w:rsid w:val="002603AA"/>
    <w:rsid w:val="002675D4"/>
    <w:rsid w:val="002B3ADF"/>
    <w:rsid w:val="002C0B5D"/>
    <w:rsid w:val="003254AF"/>
    <w:rsid w:val="00353603"/>
    <w:rsid w:val="0038259A"/>
    <w:rsid w:val="003A7D32"/>
    <w:rsid w:val="003B6917"/>
    <w:rsid w:val="003D1AEA"/>
    <w:rsid w:val="003E56F1"/>
    <w:rsid w:val="003F2835"/>
    <w:rsid w:val="003F7252"/>
    <w:rsid w:val="004062C0"/>
    <w:rsid w:val="00421638"/>
    <w:rsid w:val="00433243"/>
    <w:rsid w:val="004637A8"/>
    <w:rsid w:val="00485956"/>
    <w:rsid w:val="00486A1B"/>
    <w:rsid w:val="00487E49"/>
    <w:rsid w:val="004907FC"/>
    <w:rsid w:val="004A2844"/>
    <w:rsid w:val="004C6AB8"/>
    <w:rsid w:val="004F05F4"/>
    <w:rsid w:val="00565C68"/>
    <w:rsid w:val="005926F2"/>
    <w:rsid w:val="005C4D1C"/>
    <w:rsid w:val="005E32C2"/>
    <w:rsid w:val="005F00C2"/>
    <w:rsid w:val="0062293A"/>
    <w:rsid w:val="00684F04"/>
    <w:rsid w:val="006B7109"/>
    <w:rsid w:val="006F7738"/>
    <w:rsid w:val="00703167"/>
    <w:rsid w:val="00713092"/>
    <w:rsid w:val="00756D82"/>
    <w:rsid w:val="00776E6A"/>
    <w:rsid w:val="00781A58"/>
    <w:rsid w:val="00787968"/>
    <w:rsid w:val="007E054D"/>
    <w:rsid w:val="00807105"/>
    <w:rsid w:val="00813D12"/>
    <w:rsid w:val="00831C4C"/>
    <w:rsid w:val="00875386"/>
    <w:rsid w:val="00906869"/>
    <w:rsid w:val="0099606C"/>
    <w:rsid w:val="009A706B"/>
    <w:rsid w:val="009D6A51"/>
    <w:rsid w:val="009D7FBA"/>
    <w:rsid w:val="00A405A2"/>
    <w:rsid w:val="00A43655"/>
    <w:rsid w:val="00A80E40"/>
    <w:rsid w:val="00AE7101"/>
    <w:rsid w:val="00B044CE"/>
    <w:rsid w:val="00B65071"/>
    <w:rsid w:val="00BB162D"/>
    <w:rsid w:val="00C231E4"/>
    <w:rsid w:val="00C23C9D"/>
    <w:rsid w:val="00C7224D"/>
    <w:rsid w:val="00CC3779"/>
    <w:rsid w:val="00D97888"/>
    <w:rsid w:val="00DF68AB"/>
    <w:rsid w:val="00E2722C"/>
    <w:rsid w:val="00F718CD"/>
    <w:rsid w:val="00FB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7B6799"/>
  <w15:docId w15:val="{CEC1EF77-E1C8-4A90-9EB5-1DDEE5AB3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28" w:hanging="484"/>
      <w:outlineLvl w:val="0"/>
    </w:pPr>
    <w:rPr>
      <w:b/>
      <w:bCs/>
      <w:sz w:val="28"/>
      <w:szCs w:val="28"/>
    </w:rPr>
  </w:style>
  <w:style w:type="paragraph" w:styleId="Heading2">
    <w:name w:val="heading 2"/>
    <w:basedOn w:val="Normal"/>
    <w:uiPriority w:val="9"/>
    <w:unhideWhenUsed/>
    <w:qFormat/>
    <w:pPr>
      <w:ind w:left="756" w:hanging="612"/>
      <w:outlineLvl w:val="1"/>
    </w:pPr>
    <w:rPr>
      <w:b/>
      <w:bCs/>
      <w:sz w:val="24"/>
      <w:szCs w:val="24"/>
    </w:rPr>
  </w:style>
  <w:style w:type="paragraph" w:styleId="Heading3">
    <w:name w:val="heading 3"/>
    <w:basedOn w:val="Normal"/>
    <w:uiPriority w:val="9"/>
    <w:unhideWhenUsed/>
    <w:qFormat/>
    <w:pPr>
      <w:ind w:left="144"/>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08" w:right="105"/>
      <w:jc w:val="center"/>
    </w:pPr>
    <w:rPr>
      <w:sz w:val="34"/>
      <w:szCs w:val="34"/>
    </w:rPr>
  </w:style>
  <w:style w:type="paragraph" w:styleId="ListParagraph">
    <w:name w:val="List Paragraph"/>
    <w:basedOn w:val="Normal"/>
    <w:uiPriority w:val="1"/>
    <w:qFormat/>
    <w:pPr>
      <w:ind w:left="689" w:hanging="219"/>
    </w:pPr>
  </w:style>
  <w:style w:type="paragraph" w:customStyle="1" w:styleId="TableParagraph">
    <w:name w:val="Table Paragraph"/>
    <w:basedOn w:val="Normal"/>
    <w:uiPriority w:val="1"/>
    <w:qFormat/>
    <w:pPr>
      <w:spacing w:before="59"/>
      <w:ind w:left="118"/>
    </w:pPr>
  </w:style>
  <w:style w:type="character" w:styleId="CommentReference">
    <w:name w:val="annotation reference"/>
    <w:basedOn w:val="DefaultParagraphFont"/>
    <w:uiPriority w:val="99"/>
    <w:semiHidden/>
    <w:unhideWhenUsed/>
    <w:rsid w:val="001E0469"/>
    <w:rPr>
      <w:sz w:val="16"/>
      <w:szCs w:val="16"/>
    </w:rPr>
  </w:style>
  <w:style w:type="paragraph" w:styleId="CommentText">
    <w:name w:val="annotation text"/>
    <w:basedOn w:val="Normal"/>
    <w:link w:val="CommentTextChar"/>
    <w:uiPriority w:val="99"/>
    <w:unhideWhenUsed/>
    <w:rsid w:val="001E0469"/>
    <w:rPr>
      <w:sz w:val="20"/>
      <w:szCs w:val="20"/>
    </w:rPr>
  </w:style>
  <w:style w:type="character" w:customStyle="1" w:styleId="CommentTextChar">
    <w:name w:val="Comment Text Char"/>
    <w:basedOn w:val="DefaultParagraphFont"/>
    <w:link w:val="CommentText"/>
    <w:uiPriority w:val="99"/>
    <w:rsid w:val="001E0469"/>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E0469"/>
    <w:rPr>
      <w:b/>
      <w:bCs/>
    </w:rPr>
  </w:style>
  <w:style w:type="character" w:customStyle="1" w:styleId="CommentSubjectChar">
    <w:name w:val="Comment Subject Char"/>
    <w:basedOn w:val="CommentTextChar"/>
    <w:link w:val="CommentSubject"/>
    <w:uiPriority w:val="99"/>
    <w:semiHidden/>
    <w:rsid w:val="001E0469"/>
    <w:rPr>
      <w:rFonts w:ascii="Calibri" w:eastAsia="Calibri" w:hAnsi="Calibri" w:cs="Calibri"/>
      <w:b/>
      <w:bCs/>
      <w:sz w:val="20"/>
      <w:szCs w:val="20"/>
    </w:rPr>
  </w:style>
  <w:style w:type="paragraph" w:styleId="Revision">
    <w:name w:val="Revision"/>
    <w:hidden/>
    <w:uiPriority w:val="99"/>
    <w:semiHidden/>
    <w:rsid w:val="00A80E40"/>
    <w:pPr>
      <w:widowControl/>
      <w:autoSpaceDE/>
      <w:autoSpaceDN/>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jpe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e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11700</TotalTime>
  <Pages>25</Pages>
  <Words>7095</Words>
  <Characters>45777</Characters>
  <Application>Microsoft Office Word</Application>
  <DocSecurity>0</DocSecurity>
  <Lines>803</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wangxm29@student.ubc.ca</cp:lastModifiedBy>
  <cp:revision>3</cp:revision>
  <dcterms:created xsi:type="dcterms:W3CDTF">2025-06-17T22:51:00Z</dcterms:created>
  <dcterms:modified xsi:type="dcterms:W3CDTF">2025-07-04T20:49:00Z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Creator">
    <vt:lpwstr>LaTeX with hyperref</vt:lpwstr>
  </property>
  <property fmtid="{D5CDD505-2E9C-101B-9397-08002B2CF9AE}" pid="4" name="LastSaved">
    <vt:filetime>2025-04-28T00:00:00Z</vt:filetime>
  </property>
  <property fmtid="{D5CDD505-2E9C-101B-9397-08002B2CF9AE}" pid="5" name="PTEX.Fullbanner">
    <vt:lpwstr>This is MiKTeX-pdfTeX 4.19.0 (1.40.26)</vt:lpwstr>
  </property>
  <property fmtid="{D5CDD505-2E9C-101B-9397-08002B2CF9AE}" pid="6" name="Producer">
    <vt:lpwstr>MiKTeX pdfTeX-1.40.26</vt:lpwstr>
  </property>
</Properties>
</file>